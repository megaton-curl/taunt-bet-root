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Rule="auto"/>
        <w:rPr/>
      </w:pP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1a1a1a"/>
          <w:sz w:val="80"/>
          <w:szCs w:val="80"/>
        </w:rPr>
        <w:drawing>
          <wp:inline distB="114300" distT="114300" distL="114300" distR="114300">
            <wp:extent cx="3852863" cy="122871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52863" cy="122871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 w:before="0" w:lineRule="auto"/>
        <w:rPr>
          <w:b w:val="1"/>
          <w:bCs w:val="1"/>
        </w:rPr>
      </w:pPr>
      <w:r w:rsidDel="00000000" w:rsidR="00000000" w:rsidRPr="00000000">
        <w:rPr>
          <w:b w:val="1"/>
          <w:bCs w:val="1"/>
          <w:color w:val="e0185a"/>
          <w:sz w:val="32"/>
          <w:szCs w:val="32"/>
          <w:rtl w:val="0"/>
        </w:rPr>
        <w:t xml:space="preserve">Platform Product Specification</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777777"/>
          <w:sz w:val="22"/>
          <w:szCs w:val="22"/>
          <w:rtl w:val="0"/>
        </w:rPr>
        <w:t xml:space="preserve">End-to-End Product Design · GTM &amp; Dev Team Reference · Milestone Roadmap</w:t>
      </w:r>
      <w:r w:rsidDel="00000000" w:rsidR="00000000" w:rsidRPr="00000000">
        <w:rPr>
          <w:rtl w:val="0"/>
        </w:rPr>
      </w:r>
    </w:p>
    <w:p w:rsidR="00000000" w:rsidDel="00000000" w:rsidP="00000000" w:rsidRDefault="00000000" w:rsidRPr="00000000" w14:paraId="00000005">
      <w:pPr>
        <w:rPr>
          <w:color w:val="777777"/>
          <w:sz w:val="22"/>
          <w:szCs w:val="22"/>
        </w:rPr>
      </w:pPr>
      <w:r w:rsidDel="00000000" w:rsidR="00000000" w:rsidRPr="00000000">
        <w:rPr>
          <w:color w:val="aaaaaa"/>
          <w:sz w:val="18"/>
          <w:szCs w:val="18"/>
          <w:rtl w:val="0"/>
        </w:rPr>
        <w:t xml:space="preserve">Confidential · Pre-Launch · 2026 · Marketing &amp; Product Review</w:t>
      </w: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40.0" w:type="dxa"/>
              <w:left w:w="180.0" w:type="dxa"/>
              <w:bottom w:w="140.0" w:type="dxa"/>
              <w:right w:w="180.0" w:type="dxa"/>
            </w:tcMar>
          </w:tcPr>
          <w:p w:rsidR="00000000" w:rsidDel="00000000" w:rsidP="00000000" w:rsidRDefault="00000000" w:rsidRPr="00000000" w14:paraId="00000007">
            <w:pPr>
              <w:spacing w:after="80" w:before="0" w:lineRule="auto"/>
              <w:rPr/>
            </w:pPr>
            <w:r w:rsidDel="00000000" w:rsidR="00000000" w:rsidRPr="00000000">
              <w:rPr>
                <w:rFonts w:ascii="Arial" w:cs="Arial" w:eastAsia="Arial" w:hAnsi="Arial"/>
                <w:b w:val="1"/>
                <w:bCs w:val="1"/>
                <w:color w:val="333333"/>
                <w:sz w:val="18"/>
                <w:szCs w:val="18"/>
                <w:rtl w:val="0"/>
              </w:rPr>
              <w:t xml:space="preserve">CHANGE TRACKING KEY</w:t>
            </w:r>
            <w:r w:rsidDel="00000000" w:rsidR="00000000" w:rsidRPr="00000000">
              <w:rPr>
                <w:rtl w:val="0"/>
              </w:rPr>
            </w:r>
          </w:p>
          <w:p w:rsidR="00000000" w:rsidDel="00000000" w:rsidP="00000000" w:rsidRDefault="00000000" w:rsidRPr="00000000" w14:paraId="00000008">
            <w:pPr>
              <w:spacing w:after="50" w:before="0" w:lineRule="auto"/>
              <w:rPr/>
            </w:pPr>
            <w:r w:rsidDel="00000000" w:rsidR="00000000" w:rsidRPr="00000000">
              <w:rPr>
                <w:rFonts w:ascii="Arial" w:cs="Arial" w:eastAsia="Arial" w:hAnsi="Arial"/>
                <w:color w:val="333333"/>
                <w:sz w:val="19"/>
                <w:szCs w:val="19"/>
                <w:rtl w:val="0"/>
              </w:rPr>
              <w:t xml:space="preserve">CHANGED VS V2    section updated from v2</w:t>
            </w:r>
            <w:r w:rsidDel="00000000" w:rsidR="00000000" w:rsidRPr="00000000">
              <w:rPr>
                <w:rtl w:val="0"/>
              </w:rPr>
            </w:r>
          </w:p>
          <w:p w:rsidR="00000000" w:rsidDel="00000000" w:rsidP="00000000" w:rsidRDefault="00000000" w:rsidRPr="00000000" w14:paraId="00000009">
            <w:pPr>
              <w:spacing w:after="50" w:before="0" w:lineRule="auto"/>
              <w:rPr/>
            </w:pPr>
            <w:r w:rsidDel="00000000" w:rsidR="00000000" w:rsidRPr="00000000">
              <w:rPr>
                <w:rFonts w:ascii="Arial" w:cs="Arial" w:eastAsia="Arial" w:hAnsi="Arial"/>
                <w:color w:val="333333"/>
                <w:sz w:val="19"/>
                <w:szCs w:val="19"/>
                <w:rtl w:val="0"/>
              </w:rPr>
              <w:t xml:space="preserve">NEW IN V4               section did not exist in v2</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color w:val="333333"/>
                <w:sz w:val="19"/>
                <w:szCs w:val="19"/>
                <w:rtl w:val="0"/>
              </w:rPr>
              <w:t xml:space="preserve">REMOVED VS V2   section removed since v2</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color w:val="333333"/>
                <w:sz w:val="19"/>
                <w:szCs w:val="19"/>
                <w:rtl w:val="0"/>
              </w:rPr>
              <w:t xml:space="preserve">Unchanged sections are reproduced in full. Only tagged sections require review.</w:t>
            </w:r>
            <w:r w:rsidDel="00000000" w:rsidR="00000000" w:rsidRPr="00000000">
              <w:rPr>
                <w:rtl w:val="0"/>
              </w:rPr>
            </w:r>
          </w:p>
          <w:p w:rsidR="00000000" w:rsidDel="00000000" w:rsidP="00000000" w:rsidRDefault="00000000" w:rsidRPr="00000000" w14:paraId="0000000D">
            <w:pPr>
              <w:spacing w:after="50" w:before="0" w:lineRule="auto"/>
              <w:rPr/>
            </w:pPr>
            <w:r w:rsidDel="00000000" w:rsidR="00000000" w:rsidRPr="00000000">
              <w:rPr>
                <w:rFonts w:ascii="Arial" w:cs="Arial" w:eastAsia="Arial" w:hAnsi="Arial"/>
                <w:color w:val="333333"/>
                <w:sz w:val="19"/>
                <w:szCs w:val="19"/>
                <w:rtl w:val="0"/>
              </w:rPr>
              <w:t xml:space="preserve">Open questions that need a product decision before dev build are flagged inline.</w:t>
            </w:r>
            <w:r w:rsidDel="00000000" w:rsidR="00000000" w:rsidRPr="00000000">
              <w:rPr>
                <w:rtl w:val="0"/>
              </w:rPr>
            </w:r>
          </w:p>
        </w:tc>
      </w:tr>
    </w:tbl>
    <w:p w:rsidR="00000000" w:rsidDel="00000000" w:rsidP="00000000" w:rsidRDefault="00000000" w:rsidRPr="00000000" w14:paraId="0000000E">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Contents</w:t>
      </w:r>
      <w:r w:rsidDel="00000000" w:rsidR="00000000" w:rsidRPr="00000000">
        <w:rPr>
          <w:rtl w:val="0"/>
        </w:rPr>
      </w:r>
    </w:p>
    <w:p w:rsidR="00000000" w:rsidDel="00000000" w:rsidP="00000000" w:rsidRDefault="00000000" w:rsidRPr="00000000" w14:paraId="0000000F">
      <w:pPr>
        <w:spacing w:after="80" w:before="60" w:lineRule="auto"/>
        <w:rPr/>
      </w:pPr>
      <w:r w:rsidDel="00000000" w:rsidR="00000000" w:rsidRPr="00000000">
        <w:rPr>
          <w:rFonts w:ascii="Arial" w:cs="Arial" w:eastAsia="Arial" w:hAnsi="Arial"/>
          <w:color w:val="333333"/>
          <w:sz w:val="20"/>
          <w:szCs w:val="20"/>
          <w:rtl w:val="0"/>
        </w:rPr>
        <w:t xml:space="preserve">M0   Pre-Launch (Landing Page / Waitlist / Telegram Bot)</w:t>
      </w:r>
      <w:r w:rsidDel="00000000" w:rsidR="00000000" w:rsidRPr="00000000">
        <w:rPr>
          <w:rtl w:val="0"/>
        </w:rPr>
      </w:r>
    </w:p>
    <w:p w:rsidR="00000000" w:rsidDel="00000000" w:rsidP="00000000" w:rsidRDefault="00000000" w:rsidRPr="00000000" w14:paraId="00000010">
      <w:pPr>
        <w:spacing w:after="80" w:before="60" w:lineRule="auto"/>
        <w:rPr/>
      </w:pPr>
      <w:r w:rsidDel="00000000" w:rsidR="00000000" w:rsidRPr="00000000">
        <w:rPr>
          <w:rFonts w:ascii="Arial" w:cs="Arial" w:eastAsia="Arial" w:hAnsi="Arial"/>
          <w:color w:val="333333"/>
          <w:sz w:val="20"/>
          <w:szCs w:val="20"/>
          <w:rtl w:val="0"/>
        </w:rPr>
        <w:t xml:space="preserve">M1   Core Platform</w:t>
      </w:r>
      <w:r w:rsidDel="00000000" w:rsidR="00000000" w:rsidRPr="00000000">
        <w:rPr>
          <w:rtl w:val="0"/>
        </w:rPr>
      </w:r>
    </w:p>
    <w:p w:rsidR="00000000" w:rsidDel="00000000" w:rsidP="00000000" w:rsidRDefault="00000000" w:rsidRPr="00000000" w14:paraId="00000011">
      <w:pPr>
        <w:spacing w:after="80" w:before="60" w:lineRule="auto"/>
        <w:rPr/>
      </w:pPr>
      <w:r w:rsidDel="00000000" w:rsidR="00000000" w:rsidRPr="00000000">
        <w:rPr>
          <w:rFonts w:ascii="Arial" w:cs="Arial" w:eastAsia="Arial" w:hAnsi="Arial"/>
          <w:color w:val="333333"/>
          <w:sz w:val="20"/>
          <w:szCs w:val="20"/>
          <w:rtl w:val="0"/>
        </w:rPr>
        <w:t xml:space="preserve">       M1.1    Wallet Auth</w:t>
      </w:r>
      <w:r w:rsidDel="00000000" w:rsidR="00000000" w:rsidRPr="00000000">
        <w:rPr>
          <w:rtl w:val="0"/>
        </w:rPr>
      </w:r>
    </w:p>
    <w:p w:rsidR="00000000" w:rsidDel="00000000" w:rsidP="00000000" w:rsidRDefault="00000000" w:rsidRPr="00000000" w14:paraId="00000012">
      <w:pPr>
        <w:spacing w:after="80" w:before="60" w:lineRule="auto"/>
        <w:rPr/>
      </w:pPr>
      <w:r w:rsidDel="00000000" w:rsidR="00000000" w:rsidRPr="00000000">
        <w:rPr>
          <w:rFonts w:ascii="Arial" w:cs="Arial" w:eastAsia="Arial" w:hAnsi="Arial"/>
          <w:color w:val="333333"/>
          <w:sz w:val="20"/>
          <w:szCs w:val="20"/>
          <w:rtl w:val="0"/>
        </w:rPr>
        <w:t xml:space="preserve">       M1.2    Lobby and Stake Matching</w:t>
      </w:r>
      <w:r w:rsidDel="00000000" w:rsidR="00000000" w:rsidRPr="00000000">
        <w:rPr>
          <w:rtl w:val="0"/>
        </w:rPr>
      </w:r>
    </w:p>
    <w:p w:rsidR="00000000" w:rsidDel="00000000" w:rsidP="00000000" w:rsidRDefault="00000000" w:rsidRPr="00000000" w14:paraId="00000013">
      <w:pPr>
        <w:spacing w:after="80" w:before="60" w:lineRule="auto"/>
        <w:rPr/>
      </w:pPr>
      <w:r w:rsidDel="00000000" w:rsidR="00000000" w:rsidRPr="00000000">
        <w:rPr>
          <w:rFonts w:ascii="Arial" w:cs="Arial" w:eastAsia="Arial" w:hAnsi="Arial"/>
          <w:color w:val="333333"/>
          <w:sz w:val="20"/>
          <w:szCs w:val="20"/>
          <w:rtl w:val="0"/>
        </w:rPr>
        <w:t xml:space="preserve">       M1.3    Player Profiles</w:t>
      </w: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color w:val="333333"/>
          <w:sz w:val="20"/>
          <w:szCs w:val="20"/>
          <w:rtl w:val="0"/>
        </w:rPr>
        <w:t xml:space="preserve">       M1.4    HEAT Multiplier</w:t>
      </w:r>
      <w:r w:rsidDel="00000000" w:rsidR="00000000" w:rsidRPr="00000000">
        <w:rPr>
          <w:rtl w:val="0"/>
        </w:rPr>
      </w:r>
    </w:p>
    <w:p w:rsidR="00000000" w:rsidDel="00000000" w:rsidP="00000000" w:rsidRDefault="00000000" w:rsidRPr="00000000" w14:paraId="00000015">
      <w:pPr>
        <w:spacing w:after="80" w:before="60" w:lineRule="auto"/>
        <w:rPr/>
      </w:pPr>
      <w:r w:rsidDel="00000000" w:rsidR="00000000" w:rsidRPr="00000000">
        <w:rPr>
          <w:rFonts w:ascii="Arial" w:cs="Arial" w:eastAsia="Arial" w:hAnsi="Arial"/>
          <w:color w:val="333333"/>
          <w:sz w:val="20"/>
          <w:szCs w:val="20"/>
          <w:rtl w:val="0"/>
        </w:rPr>
        <w:t xml:space="preserve">       M1.5    Points System (Pre-TGE)</w:t>
      </w: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color w:val="333333"/>
          <w:sz w:val="20"/>
          <w:szCs w:val="20"/>
          <w:rtl w:val="0"/>
        </w:rPr>
        <w:t xml:space="preserve">       M1.6    Referral System</w:t>
      </w:r>
      <w:r w:rsidDel="00000000" w:rsidR="00000000" w:rsidRPr="00000000">
        <w:rPr>
          <w:rtl w:val="0"/>
        </w:rPr>
      </w:r>
    </w:p>
    <w:p w:rsidR="00000000" w:rsidDel="00000000" w:rsidP="00000000" w:rsidRDefault="00000000" w:rsidRPr="00000000" w14:paraId="00000017">
      <w:pPr>
        <w:spacing w:after="80" w:before="60" w:lineRule="auto"/>
        <w:rPr/>
      </w:pPr>
      <w:r w:rsidDel="00000000" w:rsidR="00000000" w:rsidRPr="00000000">
        <w:rPr>
          <w:rFonts w:ascii="Arial" w:cs="Arial" w:eastAsia="Arial" w:hAnsi="Arial"/>
          <w:color w:val="333333"/>
          <w:sz w:val="20"/>
          <w:szCs w:val="20"/>
          <w:rtl w:val="0"/>
        </w:rPr>
        <w:t xml:space="preserve">       M1.7    Quests</w:t>
      </w: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color w:val="333333"/>
          <w:sz w:val="20"/>
          <w:szCs w:val="20"/>
          <w:rtl w:val="0"/>
        </w:rPr>
        <w:t xml:space="preserve">       M1.8    Loot Crates</w:t>
      </w:r>
      <w:r w:rsidDel="00000000" w:rsidR="00000000" w:rsidRPr="00000000">
        <w:rPr>
          <w:rtl w:val="0"/>
        </w:rPr>
      </w:r>
    </w:p>
    <w:p w:rsidR="00000000" w:rsidDel="00000000" w:rsidP="00000000" w:rsidRDefault="00000000" w:rsidRPr="00000000" w14:paraId="00000019">
      <w:pPr>
        <w:spacing w:after="80" w:before="60" w:lineRule="auto"/>
        <w:rPr/>
      </w:pPr>
      <w:r w:rsidDel="00000000" w:rsidR="00000000" w:rsidRPr="00000000">
        <w:rPr>
          <w:rFonts w:ascii="Arial" w:cs="Arial" w:eastAsia="Arial" w:hAnsi="Arial"/>
          <w:color w:val="333333"/>
          <w:sz w:val="20"/>
          <w:szCs w:val="20"/>
          <w:rtl w:val="0"/>
        </w:rPr>
        <w:t xml:space="preserve">       M1.9    Dogpile</w:t>
      </w: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color w:val="333333"/>
          <w:sz w:val="20"/>
          <w:szCs w:val="20"/>
          <w:rtl w:val="0"/>
        </w:rPr>
        <w:t xml:space="preserve">       M1.10   The Pit  (Landing and Lobby)</w:t>
      </w:r>
      <w:r w:rsidDel="00000000" w:rsidR="00000000" w:rsidRPr="00000000">
        <w:rPr>
          <w:rtl w:val="0"/>
        </w:rPr>
      </w:r>
    </w:p>
    <w:p w:rsidR="00000000" w:rsidDel="00000000" w:rsidP="00000000" w:rsidRDefault="00000000" w:rsidRPr="00000000" w14:paraId="0000001B">
      <w:pPr>
        <w:spacing w:after="80" w:before="60" w:lineRule="auto"/>
        <w:rPr/>
      </w:pPr>
      <w:r w:rsidDel="00000000" w:rsidR="00000000" w:rsidRPr="00000000">
        <w:rPr>
          <w:rFonts w:ascii="Arial" w:cs="Arial" w:eastAsia="Arial" w:hAnsi="Arial"/>
          <w:color w:val="333333"/>
          <w:sz w:val="20"/>
          <w:szCs w:val="20"/>
          <w:rtl w:val="0"/>
        </w:rPr>
        <w:t xml:space="preserve">       M1.11   Global Chat</w:t>
      </w:r>
      <w:r w:rsidDel="00000000" w:rsidR="00000000" w:rsidRPr="00000000">
        <w:rPr>
          <w:rtl w:val="0"/>
        </w:rPr>
      </w:r>
    </w:p>
    <w:p w:rsidR="00000000" w:rsidDel="00000000" w:rsidP="00000000" w:rsidRDefault="00000000" w:rsidRPr="00000000" w14:paraId="0000001C">
      <w:pPr>
        <w:spacing w:after="80" w:before="60" w:lineRule="auto"/>
        <w:rPr/>
      </w:pPr>
      <w:r w:rsidDel="00000000" w:rsidR="00000000" w:rsidRPr="00000000">
        <w:rPr>
          <w:rFonts w:ascii="Arial" w:cs="Arial" w:eastAsia="Arial" w:hAnsi="Arial"/>
          <w:color w:val="333333"/>
          <w:sz w:val="20"/>
          <w:szCs w:val="20"/>
          <w:rtl w:val="0"/>
        </w:rPr>
        <w:t xml:space="preserve">       M1.12   Provable Fairness Page</w:t>
      </w:r>
      <w:r w:rsidDel="00000000" w:rsidR="00000000" w:rsidRPr="00000000">
        <w:rPr>
          <w:rtl w:val="0"/>
        </w:rPr>
      </w:r>
    </w:p>
    <w:p w:rsidR="00000000" w:rsidDel="00000000" w:rsidP="00000000" w:rsidRDefault="00000000" w:rsidRPr="00000000" w14:paraId="0000001D">
      <w:pPr>
        <w:spacing w:after="80" w:before="60" w:lineRule="auto"/>
        <w:rPr/>
      </w:pPr>
      <w:r w:rsidDel="00000000" w:rsidR="00000000" w:rsidRPr="00000000">
        <w:rPr>
          <w:rFonts w:ascii="Arial" w:cs="Arial" w:eastAsia="Arial" w:hAnsi="Arial"/>
          <w:color w:val="333333"/>
          <w:sz w:val="20"/>
          <w:szCs w:val="20"/>
          <w:rtl w:val="0"/>
        </w:rPr>
        <w:t xml:space="preserve">       M1.13   KOL Dashboard</w:t>
      </w:r>
      <w:r w:rsidDel="00000000" w:rsidR="00000000" w:rsidRPr="00000000">
        <w:rPr>
          <w:rtl w:val="0"/>
        </w:rPr>
      </w:r>
    </w:p>
    <w:p w:rsidR="00000000" w:rsidDel="00000000" w:rsidP="00000000" w:rsidRDefault="00000000" w:rsidRPr="00000000" w14:paraId="0000001E">
      <w:pPr>
        <w:spacing w:after="80" w:before="60" w:lineRule="auto"/>
        <w:rPr/>
      </w:pPr>
      <w:r w:rsidDel="00000000" w:rsidR="00000000" w:rsidRPr="00000000">
        <w:rPr>
          <w:rFonts w:ascii="Arial" w:cs="Arial" w:eastAsia="Arial" w:hAnsi="Arial"/>
          <w:color w:val="333333"/>
          <w:sz w:val="20"/>
          <w:szCs w:val="20"/>
          <w:rtl w:val="0"/>
        </w:rPr>
        <w:t xml:space="preserve">       M1.14   Game: Flip You</w:t>
      </w:r>
      <w:r w:rsidDel="00000000" w:rsidR="00000000" w:rsidRPr="00000000">
        <w:rPr>
          <w:rtl w:val="0"/>
        </w:rPr>
      </w:r>
    </w:p>
    <w:p w:rsidR="00000000" w:rsidDel="00000000" w:rsidP="00000000" w:rsidRDefault="00000000" w:rsidRPr="00000000" w14:paraId="0000001F">
      <w:pPr>
        <w:spacing w:after="80" w:before="60" w:lineRule="auto"/>
        <w:rPr/>
      </w:pPr>
      <w:r w:rsidDel="00000000" w:rsidR="00000000" w:rsidRPr="00000000">
        <w:rPr>
          <w:rFonts w:ascii="Arial" w:cs="Arial" w:eastAsia="Arial" w:hAnsi="Arial"/>
          <w:color w:val="333333"/>
          <w:sz w:val="20"/>
          <w:szCs w:val="20"/>
          <w:rtl w:val="0"/>
        </w:rPr>
        <w:t xml:space="preserve">       M1.15   Game: Jackpot (Pot Shot)</w:t>
      </w:r>
      <w:r w:rsidDel="00000000" w:rsidR="00000000" w:rsidRPr="00000000">
        <w:rPr>
          <w:rtl w:val="0"/>
        </w:rPr>
      </w:r>
    </w:p>
    <w:p w:rsidR="00000000" w:rsidDel="00000000" w:rsidP="00000000" w:rsidRDefault="00000000" w:rsidRPr="00000000" w14:paraId="00000020">
      <w:pPr>
        <w:spacing w:after="80" w:before="60" w:lineRule="auto"/>
        <w:rPr/>
      </w:pPr>
      <w:r w:rsidDel="00000000" w:rsidR="00000000" w:rsidRPr="00000000">
        <w:rPr>
          <w:rFonts w:ascii="Arial" w:cs="Arial" w:eastAsia="Arial" w:hAnsi="Arial"/>
          <w:color w:val="333333"/>
          <w:sz w:val="20"/>
          <w:szCs w:val="20"/>
          <w:rtl w:val="0"/>
        </w:rPr>
        <w:t xml:space="preserve">       M1.16   Game: Close Call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5f8" w:val="clear"/>
            <w:tcMar>
              <w:top w:w="140.0" w:type="dxa"/>
              <w:left w:w="180.0" w:type="dxa"/>
              <w:bottom w:w="140.0" w:type="dxa"/>
              <w:right w:w="180.0" w:type="dxa"/>
            </w:tcMar>
          </w:tcPr>
          <w:p w:rsidR="00000000" w:rsidDel="00000000" w:rsidP="00000000" w:rsidRDefault="00000000" w:rsidRPr="00000000" w14:paraId="00000021">
            <w:pPr>
              <w:spacing w:after="80" w:before="0" w:lineRule="auto"/>
              <w:rPr/>
            </w:pPr>
            <w:r w:rsidDel="00000000" w:rsidR="00000000" w:rsidRPr="00000000">
              <w:rPr>
                <w:rFonts w:ascii="Arial" w:cs="Arial" w:eastAsia="Arial" w:hAnsi="Arial"/>
                <w:b w:val="1"/>
                <w:bCs w:val="1"/>
                <w:color w:val="e0185a"/>
                <w:sz w:val="18"/>
                <w:szCs w:val="18"/>
                <w:rtl w:val="0"/>
              </w:rPr>
              <w:t xml:space="preserve">M0 AND M1 ARE LOCKED</w:t>
            </w:r>
            <w:r w:rsidDel="00000000" w:rsidR="00000000" w:rsidRPr="00000000">
              <w:rPr>
                <w:rtl w:val="0"/>
              </w:rPr>
            </w:r>
          </w:p>
          <w:p w:rsidR="00000000" w:rsidDel="00000000" w:rsidP="00000000" w:rsidRDefault="00000000" w:rsidRPr="00000000" w14:paraId="00000022">
            <w:pPr>
              <w:spacing w:after="50" w:before="0" w:lineRule="auto"/>
              <w:rPr/>
            </w:pPr>
            <w:r w:rsidDel="00000000" w:rsidR="00000000" w:rsidRPr="00000000">
              <w:rPr>
                <w:rFonts w:ascii="Arial" w:cs="Arial" w:eastAsia="Arial" w:hAnsi="Arial"/>
                <w:color w:val="333333"/>
                <w:sz w:val="19"/>
                <w:szCs w:val="19"/>
                <w:rtl w:val="0"/>
              </w:rPr>
              <w:t xml:space="preserve">M0 and M1 are fully specced in this document. These are what we launch with.</w:t>
            </w:r>
            <w:r w:rsidDel="00000000" w:rsidR="00000000" w:rsidRPr="00000000">
              <w:rPr>
                <w:rtl w:val="0"/>
              </w:rPr>
            </w:r>
          </w:p>
          <w:p w:rsidR="00000000" w:rsidDel="00000000" w:rsidP="00000000" w:rsidRDefault="00000000" w:rsidRPr="00000000" w14:paraId="00000023">
            <w:pPr>
              <w:spacing w:after="50" w:before="0" w:lineRule="auto"/>
              <w:rPr/>
            </w:pPr>
            <w:r w:rsidDel="00000000" w:rsidR="00000000" w:rsidRPr="00000000">
              <w:rPr>
                <w:rFonts w:ascii="Arial" w:cs="Arial" w:eastAsia="Arial" w:hAnsi="Arial"/>
                <w:color w:val="333333"/>
                <w:sz w:val="19"/>
                <w:szCs w:val="19"/>
                <w:rtl w:val="0"/>
              </w:rPr>
              <w:t xml:space="preserve">M2 and beyond are directional and subject to change based on what we learn post-launch.</w:t>
            </w:r>
            <w:r w:rsidDel="00000000" w:rsidR="00000000" w:rsidRPr="00000000">
              <w:rPr>
                <w:rtl w:val="0"/>
              </w:rPr>
            </w:r>
          </w:p>
        </w:tc>
      </w:tr>
    </w:tbl>
    <w:p w:rsidR="00000000" w:rsidDel="00000000" w:rsidP="00000000" w:rsidRDefault="00000000" w:rsidRPr="00000000" w14:paraId="00000024">
      <w:pPr>
        <w:spacing w:after="0" w:before="8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0185a" w:val="clear"/>
            <w:tcMar>
              <w:top w:w="120.0" w:type="dxa"/>
              <w:left w:w="200.0" w:type="dxa"/>
              <w:bottom w:w="120.0" w:type="dxa"/>
              <w:right w:w="20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2"/>
                <w:szCs w:val="22"/>
                <w:rtl w:val="0"/>
              </w:rPr>
              <w:t xml:space="preserve">M0   Pre-Launch Infrastructure</w:t>
            </w:r>
            <w:r w:rsidDel="00000000" w:rsidR="00000000" w:rsidRPr="00000000">
              <w:rPr>
                <w:rtl w:val="0"/>
              </w:rPr>
            </w:r>
          </w:p>
        </w:tc>
      </w:tr>
    </w:tbl>
    <w:p w:rsidR="00000000" w:rsidDel="00000000" w:rsidP="00000000" w:rsidRDefault="00000000" w:rsidRPr="00000000" w14:paraId="00000027">
      <w:pPr>
        <w:spacing w:after="0" w:before="80" w:lineRule="auto"/>
        <w:rPr/>
      </w:pPr>
      <w:r w:rsidDel="00000000" w:rsidR="00000000" w:rsidRPr="00000000">
        <w:rPr>
          <w:rtl w:val="0"/>
        </w:rPr>
      </w:r>
    </w:p>
    <w:p w:rsidR="00000000" w:rsidDel="00000000" w:rsidP="00000000" w:rsidRDefault="00000000" w:rsidRPr="00000000" w14:paraId="00000028">
      <w:pPr>
        <w:spacing w:after="80" w:before="40" w:lineRule="auto"/>
        <w:rPr/>
      </w:pPr>
      <w:r w:rsidDel="00000000" w:rsidR="00000000" w:rsidRPr="00000000">
        <w:rPr>
          <w:rFonts w:ascii="Arial" w:cs="Arial" w:eastAsia="Arial" w:hAnsi="Arial"/>
          <w:i w:val="1"/>
          <w:iCs w:val="1"/>
          <w:color w:val="666666"/>
          <w:sz w:val="20"/>
          <w:szCs w:val="20"/>
          <w:rtl w:val="0"/>
        </w:rPr>
        <w:t xml:space="preserve">Goal: capture signups and warm up KOLs before the product exists. </w:t>
      </w:r>
      <w:r w:rsidDel="00000000" w:rsidR="00000000" w:rsidRPr="00000000">
        <w:rPr>
          <w:rtl w:val="0"/>
        </w:rPr>
      </w:r>
    </w:p>
    <w:p w:rsidR="00000000" w:rsidDel="00000000" w:rsidP="00000000" w:rsidRDefault="00000000" w:rsidRPr="00000000" w14:paraId="00000029">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60.0" w:type="dxa"/>
              <w:left w:w="160.0" w:type="dxa"/>
              <w:bottom w:w="6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5"/>
                <w:szCs w:val="15"/>
                <w:rtl w:val="0"/>
              </w:rPr>
              <w:t xml:space="preserve">  CHANGED VS V2</w:t>
            </w:r>
            <w:r w:rsidDel="00000000" w:rsidR="00000000" w:rsidRPr="00000000">
              <w:rPr>
                <w:rtl w:val="0"/>
              </w:rPr>
            </w:r>
          </w:p>
        </w:tc>
      </w:tr>
    </w:tbl>
    <w:p w:rsidR="00000000" w:rsidDel="00000000" w:rsidP="00000000" w:rsidRDefault="00000000" w:rsidRPr="00000000" w14:paraId="0000002B">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M0.1   Landing Page and Waitlist</w:t>
      </w:r>
      <w:r w:rsidDel="00000000" w:rsidR="00000000" w:rsidRPr="00000000">
        <w:rPr>
          <w:rtl w:val="0"/>
        </w:rPr>
      </w:r>
    </w:p>
    <w:p w:rsidR="00000000" w:rsidDel="00000000" w:rsidP="00000000" w:rsidRDefault="00000000" w:rsidRPr="00000000" w14:paraId="0000002C">
      <w:pPr>
        <w:spacing w:after="80" w:before="60"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Single page at taunt.bet. </w:t>
      </w:r>
    </w:p>
    <w:p w:rsidR="00000000" w:rsidDel="00000000" w:rsidP="00000000" w:rsidRDefault="00000000" w:rsidRPr="00000000" w14:paraId="0000002D">
      <w:pPr>
        <w:spacing w:after="80" w:before="60" w:lineRule="auto"/>
        <w:rPr>
          <w:b w:val="1"/>
          <w:bCs w:val="1"/>
          <w:color w:val="333333"/>
          <w:sz w:val="20"/>
          <w:szCs w:val="20"/>
        </w:rPr>
      </w:pPr>
      <w:r w:rsidDel="00000000" w:rsidR="00000000" w:rsidRPr="00000000">
        <w:rPr>
          <w:b w:val="1"/>
          <w:bCs w:val="1"/>
          <w:color w:val="333333"/>
          <w:sz w:val="20"/>
          <w:szCs w:val="20"/>
          <w:rtl w:val="0"/>
        </w:rPr>
        <w:t xml:space="preserve">Figma design: </w:t>
      </w:r>
    </w:p>
    <w:p w:rsidR="00000000" w:rsidDel="00000000" w:rsidP="00000000" w:rsidRDefault="00000000" w:rsidRPr="00000000" w14:paraId="0000002E">
      <w:pPr>
        <w:spacing w:after="80" w:before="60" w:lineRule="auto"/>
        <w:rPr>
          <w:b w:val="1"/>
          <w:bCs w:val="1"/>
        </w:rPr>
      </w:pPr>
      <w:hyperlink r:id="rId10">
        <w:r w:rsidDel="00000000" w:rsidR="00000000" w:rsidRPr="00000000">
          <w:rPr>
            <w:b w:val="1"/>
            <w:bCs w:val="1"/>
            <w:color w:val="1264a3"/>
            <w:rtl w:val="0"/>
          </w:rPr>
          <w:t xml:space="preserve">https://www.figma.com/design/AgVdWgL49TOBadyFOvHS0W/%F0%9F%A4%AC-TAUNT?node-id=725-1793&amp;t=W9bYhraIBCN1AMgd-1</w:t>
        </w:r>
      </w:hyperlink>
      <w:r w:rsidDel="00000000" w:rsidR="00000000" w:rsidRPr="00000000">
        <w:rPr>
          <w:rtl w:val="0"/>
        </w:rPr>
      </w:r>
    </w:p>
    <w:p w:rsidR="00000000" w:rsidDel="00000000" w:rsidP="00000000" w:rsidRDefault="00000000" w:rsidRPr="00000000" w14:paraId="0000002F">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8e1" w:val="clear"/>
            <w:tcMar>
              <w:top w:w="140.0" w:type="dxa"/>
              <w:left w:w="180.0" w:type="dxa"/>
              <w:bottom w:w="140.0" w:type="dxa"/>
              <w:right w:w="180.0" w:type="dxa"/>
            </w:tcMar>
          </w:tcPr>
          <w:p w:rsidR="00000000" w:rsidDel="00000000" w:rsidP="00000000" w:rsidRDefault="00000000" w:rsidRPr="00000000" w14:paraId="00000030">
            <w:pPr>
              <w:spacing w:after="80" w:before="0" w:lineRule="auto"/>
              <w:rPr/>
            </w:pPr>
            <w:r w:rsidDel="00000000" w:rsidR="00000000" w:rsidRPr="00000000">
              <w:rPr>
                <w:rFonts w:ascii="Arial" w:cs="Arial" w:eastAsia="Arial" w:hAnsi="Arial"/>
                <w:b w:val="1"/>
                <w:bCs w:val="1"/>
                <w:color w:val="e65100"/>
                <w:sz w:val="18"/>
                <w:szCs w:val="18"/>
                <w:rtl w:val="0"/>
              </w:rPr>
              <w:t xml:space="preserve">WHAT CHANGED VS V2</w:t>
            </w:r>
            <w:r w:rsidDel="00000000" w:rsidR="00000000" w:rsidRPr="00000000">
              <w:rPr>
                <w:rtl w:val="0"/>
              </w:rPr>
            </w:r>
          </w:p>
          <w:p w:rsidR="00000000" w:rsidDel="00000000" w:rsidP="00000000" w:rsidRDefault="00000000" w:rsidRPr="00000000" w14:paraId="00000031">
            <w:pPr>
              <w:spacing w:after="50" w:before="0" w:lineRule="auto"/>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Removed: </w:t>
            </w:r>
            <w:sdt>
              <w:sdtPr>
                <w:id w:val="185974620"/>
                <w:tag w:val="goog_rdk_0"/>
              </w:sdtPr>
              <w:sdtContent>
                <w:commentRangeStart w:id="0"/>
              </w:sdtContent>
            </w:sdt>
            <w:r w:rsidDel="00000000" w:rsidR="00000000" w:rsidRPr="00000000">
              <w:rPr>
                <w:rFonts w:ascii="Arial" w:cs="Arial" w:eastAsia="Arial" w:hAnsi="Arial"/>
                <w:color w:val="333333"/>
                <w:sz w:val="19"/>
                <w:szCs w:val="19"/>
                <w:rtl w:val="0"/>
              </w:rPr>
              <w:t xml:space="preserve">waitlist position numbers</w:t>
            </w:r>
            <w:commentRangeEnd w:id="0"/>
            <w:r w:rsidDel="00000000" w:rsidR="00000000" w:rsidRPr="00000000">
              <w:commentReference w:id="0"/>
            </w:r>
            <w:r w:rsidDel="00000000" w:rsidR="00000000" w:rsidRPr="00000000">
              <w:rPr>
                <w:rFonts w:ascii="Arial" w:cs="Arial" w:eastAsia="Arial" w:hAnsi="Arial"/>
                <w:color w:val="333333"/>
                <w:sz w:val="19"/>
                <w:szCs w:val="19"/>
                <w:rtl w:val="0"/>
              </w:rPr>
              <w:t xml:space="preserve">,</w:t>
            </w:r>
            <w:sdt>
              <w:sdtPr>
                <w:id w:val="888107748"/>
                <w:tag w:val="goog_rdk_1"/>
              </w:sdtPr>
              <w:sdtContent>
                <w:commentRangeStart w:id="1"/>
              </w:sdtContent>
            </w:sdt>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strike w:val="1"/>
                <w:color w:val="333333"/>
                <w:sz w:val="19"/>
                <w:szCs w:val="19"/>
                <w:rtl w:val="0"/>
              </w:rPr>
              <w:t xml:space="preserve">badge tiers</w:t>
            </w:r>
            <w:commentRangeEnd w:id="1"/>
            <w:r w:rsidDel="00000000" w:rsidR="00000000" w:rsidRPr="00000000">
              <w:commentReference w:id="1"/>
            </w:r>
            <w:r w:rsidDel="00000000" w:rsidR="00000000" w:rsidRPr="00000000">
              <w:rPr>
                <w:rFonts w:ascii="Arial" w:cs="Arial" w:eastAsia="Arial" w:hAnsi="Arial"/>
                <w:strike w:val="1"/>
                <w:color w:val="333333"/>
                <w:sz w:val="19"/>
                <w:szCs w:val="19"/>
                <w:rtl w:val="0"/>
              </w:rPr>
              <w:t xml:space="preserve"> (Founding Player / Early Degen / Pre-Launch)</w:t>
            </w:r>
            <w:r w:rsidDel="00000000" w:rsidR="00000000" w:rsidRPr="00000000">
              <w:rPr>
                <w:rFonts w:ascii="Arial" w:cs="Arial" w:eastAsia="Arial" w:hAnsi="Arial"/>
                <w:color w:val="333333"/>
                <w:sz w:val="19"/>
                <w:szCs w:val="19"/>
                <w:rtl w:val="0"/>
              </w:rPr>
              <w:t xml:space="preserve">, Degen Score mechanic, Call Your Shot mechanic.</w:t>
            </w:r>
          </w:p>
          <w:p w:rsidR="00000000" w:rsidDel="00000000" w:rsidP="00000000" w:rsidRDefault="00000000" w:rsidRPr="00000000" w14:paraId="00000032">
            <w:pPr>
              <w:spacing w:after="50" w:before="0" w:lineRule="auto"/>
              <w:rPr>
                <w:color w:val="333333"/>
                <w:sz w:val="19"/>
                <w:szCs w:val="19"/>
              </w:rPr>
            </w:pPr>
            <w:r w:rsidDel="00000000" w:rsidR="00000000" w:rsidRPr="00000000">
              <w:rPr>
                <w:rtl w:val="0"/>
              </w:rPr>
            </w:r>
          </w:p>
          <w:p w:rsidR="00000000" w:rsidDel="00000000" w:rsidP="00000000" w:rsidRDefault="00000000" w:rsidRPr="00000000" w14:paraId="00000033">
            <w:pPr>
              <w:spacing w:after="50" w:before="0" w:lineRule="auto"/>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Removed: ARG leaderboard on landing page and /cards Telegram command. ARG is now a content campaign device only with no platform infrastructure.</w:t>
            </w:r>
          </w:p>
          <w:p w:rsidR="00000000" w:rsidDel="00000000" w:rsidP="00000000" w:rsidRDefault="00000000" w:rsidRPr="00000000" w14:paraId="00000034">
            <w:pPr>
              <w:spacing w:after="50" w:before="0" w:lineRule="auto"/>
              <w:rPr>
                <w:color w:val="333333"/>
                <w:sz w:val="19"/>
                <w:szCs w:val="19"/>
              </w:rPr>
            </w:pPr>
            <w:r w:rsidDel="00000000" w:rsidR="00000000" w:rsidRPr="00000000">
              <w:rPr>
                <w:rtl w:val="0"/>
              </w:rPr>
            </w:r>
          </w:p>
          <w:p w:rsidR="00000000" w:rsidDel="00000000" w:rsidP="00000000" w:rsidRDefault="00000000" w:rsidRPr="00000000" w14:paraId="00000035">
            <w:pPr>
              <w:spacing w:after="50" w:before="0" w:lineRule="auto"/>
              <w:rPr/>
            </w:pPr>
            <w:r w:rsidDel="00000000" w:rsidR="00000000" w:rsidRPr="00000000">
              <w:rPr>
                <w:rFonts w:ascii="Arial" w:cs="Arial" w:eastAsia="Arial" w:hAnsi="Arial"/>
                <w:color w:val="333333"/>
                <w:sz w:val="19"/>
                <w:szCs w:val="19"/>
                <w:rtl w:val="0"/>
              </w:rPr>
              <w:t xml:space="preserve">The page and waitlist mechanics are now simplified to their minimum viable form.</w:t>
            </w:r>
            <w:r w:rsidDel="00000000" w:rsidR="00000000" w:rsidRPr="00000000">
              <w:rPr>
                <w:rtl w:val="0"/>
              </w:rPr>
            </w:r>
          </w:p>
        </w:tc>
      </w:tr>
    </w:tbl>
    <w:p w:rsidR="00000000" w:rsidDel="00000000" w:rsidP="00000000" w:rsidRDefault="00000000" w:rsidRPr="00000000" w14:paraId="00000036">
      <w:pPr>
        <w:spacing w:after="0" w:before="80" w:lineRule="auto"/>
        <w:rPr/>
      </w:pPr>
      <w:r w:rsidDel="00000000" w:rsidR="00000000" w:rsidRPr="00000000">
        <w:rPr>
          <w:rtl w:val="0"/>
        </w:rPr>
      </w:r>
    </w:p>
    <w:p w:rsidR="00000000" w:rsidDel="00000000" w:rsidP="00000000" w:rsidRDefault="00000000" w:rsidRPr="00000000" w14:paraId="00000037">
      <w:pPr>
        <w:spacing w:after="80" w:before="240" w:lineRule="auto"/>
        <w:rPr>
          <w:shd w:fill="fff2cc" w:val="clear"/>
        </w:rPr>
      </w:pPr>
      <w:r w:rsidDel="00000000" w:rsidR="00000000" w:rsidRPr="00000000">
        <w:rPr>
          <w:rFonts w:ascii="Arial" w:cs="Arial" w:eastAsia="Arial" w:hAnsi="Arial"/>
          <w:b w:val="1"/>
          <w:bCs w:val="1"/>
          <w:color w:val="1a1a1a"/>
          <w:sz w:val="22"/>
          <w:szCs w:val="22"/>
          <w:shd w:fill="fff2cc" w:val="clear"/>
          <w:rtl w:val="0"/>
        </w:rPr>
        <w:t xml:space="preserve">Page Sections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hd w:fill="fff2cc" w:val="clear"/>
        </w:rPr>
      </w:pPr>
      <w:r w:rsidDel="00000000" w:rsidR="00000000" w:rsidRPr="00000000">
        <w:rPr>
          <w:rFonts w:ascii="Arial" w:cs="Arial" w:eastAsia="Arial" w:hAnsi="Arial"/>
          <w:b w:val="0"/>
          <w:bCs w:val="0"/>
          <w:i w:val="0"/>
          <w:iCs w:val="0"/>
          <w:smallCaps w:val="0"/>
          <w:strike w:val="0"/>
          <w:color w:val="444444"/>
          <w:sz w:val="20"/>
          <w:szCs w:val="20"/>
          <w:u w:val="none"/>
          <w:shd w:fill="fff2cc" w:val="clear"/>
          <w:vertAlign w:val="baseline"/>
          <w:rtl w:val="0"/>
        </w:rPr>
        <w:t xml:space="preserve">Hero: one-line pitch above the fold. "PvP on-chain betting. No house. Just you and your opponent." Single CTA: Connect Wallet to Join.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hd w:fill="fff2cc" w:val="clear"/>
        </w:rPr>
      </w:pPr>
      <w:r w:rsidDel="00000000" w:rsidR="00000000" w:rsidRPr="00000000">
        <w:rPr>
          <w:rFonts w:ascii="Arial" w:cs="Arial" w:eastAsia="Arial" w:hAnsi="Arial"/>
          <w:b w:val="0"/>
          <w:bCs w:val="0"/>
          <w:i w:val="0"/>
          <w:iCs w:val="0"/>
          <w:smallCaps w:val="0"/>
          <w:strike w:val="0"/>
          <w:color w:val="444444"/>
          <w:sz w:val="20"/>
          <w:szCs w:val="20"/>
          <w:u w:val="none"/>
          <w:shd w:fill="fff2cc" w:val="clear"/>
          <w:vertAlign w:val="baseline"/>
          <w:rtl w:val="0"/>
        </w:rPr>
        <w:t xml:space="preserve">Product motion: looping game animation. The Arena Game demo is the intended asset.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hd w:fill="fff2cc" w:val="clear"/>
        </w:rPr>
      </w:pPr>
      <w:r w:rsidDel="00000000" w:rsidR="00000000" w:rsidRPr="00000000">
        <w:rPr>
          <w:rFonts w:ascii="Arial" w:cs="Arial" w:eastAsia="Arial" w:hAnsi="Arial"/>
          <w:b w:val="0"/>
          <w:bCs w:val="0"/>
          <w:i w:val="0"/>
          <w:iCs w:val="0"/>
          <w:smallCaps w:val="0"/>
          <w:strike w:val="0"/>
          <w:color w:val="444444"/>
          <w:sz w:val="20"/>
          <w:szCs w:val="20"/>
          <w:u w:val="none"/>
          <w:shd w:fill="fff2cc" w:val="clear"/>
          <w:vertAlign w:val="baseline"/>
          <w:rtl w:val="0"/>
        </w:rPr>
        <w:t xml:space="preserve">How it works: three steps only. Connect wallet. Pick a game. Win their money.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hd w:fill="fff2cc" w:val="clear"/>
        </w:rPr>
      </w:pPr>
      <w:r w:rsidDel="00000000" w:rsidR="00000000" w:rsidRPr="00000000">
        <w:rPr>
          <w:rFonts w:ascii="Arial" w:cs="Arial" w:eastAsia="Arial" w:hAnsi="Arial"/>
          <w:b w:val="0"/>
          <w:bCs w:val="0"/>
          <w:i w:val="0"/>
          <w:iCs w:val="0"/>
          <w:smallCaps w:val="0"/>
          <w:strike w:val="0"/>
          <w:color w:val="444444"/>
          <w:sz w:val="20"/>
          <w:szCs w:val="20"/>
          <w:u w:val="none"/>
          <w:shd w:fill="fff2cc" w:val="clear"/>
          <w:vertAlign w:val="baseline"/>
          <w:rtl w:val="0"/>
        </w:rPr>
        <w:t xml:space="preserve">Why different: one sentence each contrasting TAUNT against sportsbooks, prediction markets, and traditional crypto casinos.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hd w:fill="fff2cc" w:val="clear"/>
        </w:rPr>
      </w:pPr>
      <w:r w:rsidDel="00000000" w:rsidR="00000000" w:rsidRPr="00000000">
        <w:rPr>
          <w:rFonts w:ascii="Arial" w:cs="Arial" w:eastAsia="Arial" w:hAnsi="Arial"/>
          <w:b w:val="0"/>
          <w:bCs w:val="0"/>
          <w:i w:val="0"/>
          <w:iCs w:val="0"/>
          <w:smallCaps w:val="0"/>
          <w:strike w:val="0"/>
          <w:color w:val="444444"/>
          <w:sz w:val="20"/>
          <w:szCs w:val="20"/>
          <w:u w:val="none"/>
          <w:shd w:fill="fff2cc" w:val="clear"/>
          <w:vertAlign w:val="baseline"/>
          <w:rtl w:val="0"/>
        </w:rPr>
        <w:t xml:space="preserve">Live counter: X wallets already joined. Updates in real time.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hd w:fill="fff2cc" w:val="clear"/>
        </w:rPr>
      </w:pPr>
      <w:r w:rsidDel="00000000" w:rsidR="00000000" w:rsidRPr="00000000">
        <w:rPr>
          <w:rFonts w:ascii="Arial" w:cs="Arial" w:eastAsia="Arial" w:hAnsi="Arial"/>
          <w:b w:val="0"/>
          <w:bCs w:val="0"/>
          <w:i w:val="0"/>
          <w:iCs w:val="0"/>
          <w:smallCaps w:val="0"/>
          <w:strike w:val="0"/>
          <w:color w:val="444444"/>
          <w:sz w:val="20"/>
          <w:szCs w:val="20"/>
          <w:u w:val="none"/>
          <w:shd w:fill="fff2cc" w:val="clear"/>
          <w:vertAlign w:val="baseline"/>
          <w:rtl w:val="0"/>
        </w:rPr>
        <w:t xml:space="preserve">Social links: X and Telegram. Both must be active before this page goes live.</w:t>
      </w: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p w:rsidR="00000000" w:rsidDel="00000000" w:rsidP="00000000" w:rsidRDefault="00000000" w:rsidRPr="00000000" w14:paraId="0000003F">
      <w:pPr>
        <w:spacing w:after="80" w:before="240" w:lineRule="auto"/>
        <w:rPr/>
      </w:pPr>
      <w:r w:rsidDel="00000000" w:rsidR="00000000" w:rsidRPr="00000000">
        <w:rPr>
          <w:rFonts w:ascii="Arial" w:cs="Arial" w:eastAsia="Arial" w:hAnsi="Arial"/>
          <w:b w:val="1"/>
          <w:bCs w:val="1"/>
          <w:color w:val="1a1a1a"/>
          <w:sz w:val="22"/>
          <w:szCs w:val="22"/>
          <w:rtl w:val="0"/>
        </w:rPr>
        <w:t xml:space="preserve">Waitlist Mechanic</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806670"/>
          <w:tag w:val="goog_rdk_2"/>
        </w:sdtPr>
        <w:sdtContent>
          <w:commentRangeStart w:id="2"/>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Connecting a wallet is the signup action. No form. No email required. Wallet address is the record.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19893964"/>
          <w:tag w:val="goog_rdk_3"/>
        </w:sdtPr>
        <w:sdtContent>
          <w:commentRangeStart w:id="3"/>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On connect: </w:t>
      </w:r>
      <w:r w:rsidDel="00000000" w:rsidR="00000000" w:rsidRPr="00000000">
        <w:rPr>
          <w:rFonts w:ascii="Arial" w:cs="Arial" w:eastAsia="Arial" w:hAnsi="Arial"/>
          <w:b w:val="0"/>
          <w:bCs w:val="0"/>
          <w:i w:val="0"/>
          <w:iCs w:val="0"/>
          <w:smallCaps w:val="0"/>
          <w:strike w:val="1"/>
          <w:color w:val="444444"/>
          <w:sz w:val="20"/>
          <w:szCs w:val="20"/>
          <w:u w:val="none"/>
          <w:shd w:fill="auto" w:val="clear"/>
          <w:vertAlign w:val="baseline"/>
          <w:rtl w:val="0"/>
        </w:rPr>
        <w:t xml:space="preserve">a unique referral link is generated immediately and shown as the primary post-connect element. taunt.bet/r/[hash]</w:t>
      </w:r>
      <w:commentRangeEnd w:id="3"/>
      <w:r w:rsidDel="00000000" w:rsidR="00000000" w:rsidRPr="00000000">
        <w:commentReference w:id="3"/>
      </w:r>
      <w:r w:rsidDel="00000000" w:rsidR="00000000" w:rsidRPr="00000000">
        <w:rPr>
          <w:rFonts w:ascii="Arial" w:cs="Arial" w:eastAsia="Arial" w:hAnsi="Arial"/>
          <w:b w:val="0"/>
          <w:bCs w:val="0"/>
          <w:i w:val="0"/>
          <w:iCs w:val="0"/>
          <w:smallCaps w:val="0"/>
          <w:color w:val="444444"/>
          <w:sz w:val="20"/>
          <w:szCs w:val="20"/>
          <w:u w:val="none"/>
          <w:shd w:fill="auto" w:val="clear"/>
          <w:vertAlign w:val="baseline"/>
          <w:rtl w:val="0"/>
        </w:rPr>
        <w:t xml:space="preserve"> Users can generate their own code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Referral count shown on the user's view: how many wallets have connected via their link. Updates live.</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60.0" w:type="dxa"/>
              <w:left w:w="160.0" w:type="dxa"/>
              <w:bottom w:w="60.0" w:type="dxa"/>
              <w:right w:w="16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5"/>
                <w:szCs w:val="15"/>
                <w:rtl w:val="0"/>
              </w:rPr>
              <w:t xml:space="preserve">  NEW IN V4</w:t>
            </w:r>
            <w:r w:rsidDel="00000000" w:rsidR="00000000" w:rsidRPr="00000000">
              <w:rPr>
                <w:rtl w:val="0"/>
              </w:rPr>
            </w:r>
          </w:p>
        </w:tc>
      </w:tr>
    </w:tbl>
    <w:p w:rsidR="00000000" w:rsidDel="00000000" w:rsidP="00000000" w:rsidRDefault="00000000" w:rsidRPr="00000000" w14:paraId="00000045">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M0.2   Waitlist Page States</w:t>
      </w:r>
      <w:r w:rsidDel="00000000" w:rsidR="00000000" w:rsidRPr="00000000">
        <w:rPr>
          <w:rtl w:val="0"/>
        </w:rPr>
      </w:r>
    </w:p>
    <w:p w:rsidR="00000000" w:rsidDel="00000000" w:rsidP="00000000" w:rsidRDefault="00000000" w:rsidRPr="00000000" w14:paraId="00000046">
      <w:pPr>
        <w:spacing w:after="80" w:before="60" w:lineRule="auto"/>
        <w:rPr/>
      </w:pPr>
      <w:r w:rsidDel="00000000" w:rsidR="00000000" w:rsidRPr="00000000">
        <w:rPr>
          <w:rFonts w:ascii="Arial" w:cs="Arial" w:eastAsia="Arial" w:hAnsi="Arial"/>
          <w:color w:val="333333"/>
          <w:sz w:val="20"/>
          <w:szCs w:val="20"/>
          <w:rtl w:val="0"/>
        </w:rPr>
        <w:t xml:space="preserve">The page renders differently depending on wallet connection state and whether a referral code is present in the URL. These are four distinct states, not separate pages.</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40.0" w:type="dxa"/>
              <w:bottom w:w="100.0" w:type="dxa"/>
              <w:right w:w="140.0" w:type="dxa"/>
            </w:tcMar>
          </w:tcPr>
          <w:p w:rsidR="00000000" w:rsidDel="00000000" w:rsidP="00000000" w:rsidRDefault="00000000" w:rsidRPr="00000000" w14:paraId="00000048">
            <w:pPr>
              <w:rPr/>
            </w:pPr>
            <w:sdt>
              <w:sdtPr>
                <w:id w:val="380042512"/>
                <w:tag w:val="goog_rdk_4"/>
              </w:sdtPr>
              <w:sdtContent>
                <w:commentRangeStart w:id="4"/>
              </w:sdtContent>
            </w:sdt>
            <w:r w:rsidDel="00000000" w:rsidR="00000000" w:rsidRPr="00000000">
              <w:rPr>
                <w:rFonts w:ascii="Arial" w:cs="Arial" w:eastAsia="Arial" w:hAnsi="Arial"/>
                <w:b w:val="1"/>
                <w:bCs w:val="1"/>
                <w:color w:val="ffffff"/>
                <w:sz w:val="19"/>
                <w:szCs w:val="19"/>
                <w:rtl w:val="0"/>
              </w:rPr>
              <w:t xml:space="preserve">State</w:t>
            </w:r>
            <w:commentRangeEnd w:id="4"/>
            <w:r w:rsidDel="00000000" w:rsidR="00000000" w:rsidRPr="00000000">
              <w:commentReference w:id="4"/>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19"/>
                <w:szCs w:val="19"/>
                <w:rtl w:val="0"/>
              </w:rPr>
              <w:t xml:space="preserve">What the user sees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333333"/>
                <w:sz w:val="19"/>
                <w:szCs w:val="19"/>
                <w:rtl w:val="0"/>
              </w:rPr>
              <w:t xml:space="preserve">Anonymous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B">
            <w:pPr>
              <w:rPr>
                <w:strike w:val="1"/>
              </w:rPr>
            </w:pPr>
            <w:r w:rsidDel="00000000" w:rsidR="00000000" w:rsidRPr="00000000">
              <w:rPr>
                <w:rFonts w:ascii="Arial" w:cs="Arial" w:eastAsia="Arial" w:hAnsi="Arial"/>
                <w:b w:val="0"/>
                <w:bCs w:val="0"/>
                <w:color w:val="444444"/>
                <w:sz w:val="19"/>
                <w:szCs w:val="19"/>
                <w:rtl w:val="0"/>
              </w:rPr>
              <w:t xml:space="preserve">Full pitch. Connect wallet as primary action. Optional ref code input field below. </w:t>
            </w:r>
            <w:sdt>
              <w:sdtPr>
                <w:id w:val="-1979543941"/>
                <w:tag w:val="goog_rdk_5"/>
              </w:sdtPr>
              <w:sdtContent>
                <w:commentRangeStart w:id="5"/>
              </w:sdtContent>
            </w:sdt>
            <w:sdt>
              <w:sdtPr>
                <w:id w:val="-1689587918"/>
                <w:tag w:val="goog_rdk_6"/>
              </w:sdtPr>
              <w:sdtContent>
                <w:commentRangeStart w:id="6"/>
              </w:sdtContent>
            </w:sdt>
            <w:r w:rsidDel="00000000" w:rsidR="00000000" w:rsidRPr="00000000">
              <w:rPr>
                <w:rFonts w:ascii="Arial" w:cs="Arial" w:eastAsia="Arial" w:hAnsi="Arial"/>
                <w:b w:val="0"/>
                <w:bCs w:val="0"/>
                <w:strike w:val="1"/>
                <w:color w:val="444444"/>
                <w:sz w:val="19"/>
                <w:szCs w:val="19"/>
                <w:rtl w:val="0"/>
              </w:rPr>
              <w:t xml:space="preserve">Code must be entered before connecting to be locked in.</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333333"/>
                <w:sz w:val="19"/>
                <w:szCs w:val="19"/>
                <w:rtl w:val="0"/>
              </w:rPr>
              <w:t xml:space="preserve">Arrived via ref link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444444"/>
                <w:sz w:val="19"/>
                <w:szCs w:val="19"/>
                <w:rtl w:val="0"/>
              </w:rPr>
              <w:t xml:space="preserve">Code read from the URL silently on load. Referrer name shown in an attribution block before the user takes any action. Connect button reads Connect to Claim.</w:t>
            </w:r>
            <w:sdt>
              <w:sdtPr>
                <w:id w:val="865596994"/>
                <w:tag w:val="goog_rdk_7"/>
              </w:sdtPr>
              <w:sdtContent>
                <w:commentRangeStart w:id="7"/>
              </w:sdtContent>
            </w:sdt>
            <w:r w:rsidDel="00000000" w:rsidR="00000000" w:rsidRPr="00000000">
              <w:rPr>
                <w:rFonts w:ascii="Arial" w:cs="Arial" w:eastAsia="Arial" w:hAnsi="Arial"/>
                <w:b w:val="0"/>
                <w:bCs w:val="0"/>
                <w:color w:val="444444"/>
                <w:sz w:val="19"/>
                <w:szCs w:val="19"/>
                <w:rtl w:val="0"/>
              </w:rPr>
              <w:t xml:space="preserve"> If the URL code is invalid, the page falls back to the anonymous state with no error shown.</w:t>
            </w:r>
            <w:commentRangeEnd w:id="7"/>
            <w:r w:rsidDel="00000000" w:rsidR="00000000" w:rsidRPr="00000000">
              <w:commentReference w:id="7"/>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333333"/>
                <w:sz w:val="19"/>
                <w:szCs w:val="19"/>
                <w:rtl w:val="0"/>
              </w:rPr>
              <w:t xml:space="preserve">Connected, no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444444"/>
                <w:sz w:val="19"/>
                <w:szCs w:val="19"/>
                <w:rtl w:val="0"/>
              </w:rPr>
              <w:t xml:space="preserve">Referral link shown as the most prominent element. Referral count live. Code input still available for retroactive apply until launch day, then removed.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33333"/>
                <w:sz w:val="19"/>
                <w:szCs w:val="19"/>
                <w:rtl w:val="0"/>
              </w:rPr>
              <w:t xml:space="preserve">Connected via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444444"/>
                <w:sz w:val="19"/>
                <w:szCs w:val="19"/>
                <w:rtl w:val="0"/>
              </w:rPr>
              <w:t xml:space="preserve">Referrer name shown as confirmed. Own link immediately available. Referral list shows attributed wallets and their status.</w:t>
            </w:r>
            <w:r w:rsidDel="00000000" w:rsidR="00000000" w:rsidRPr="00000000">
              <w:rPr>
                <w:rtl w:val="0"/>
              </w:rPr>
            </w:r>
          </w:p>
        </w:tc>
      </w:tr>
    </w:tbl>
    <w:p w:rsidR="00000000" w:rsidDel="00000000" w:rsidP="00000000" w:rsidRDefault="00000000" w:rsidRPr="00000000" w14:paraId="00000052">
      <w:pPr>
        <w:spacing w:after="0" w:before="80" w:lineRule="auto"/>
        <w:rPr/>
      </w:pPr>
      <w:r w:rsidDel="00000000" w:rsidR="00000000" w:rsidRPr="00000000">
        <w:rPr>
          <w:rtl w:val="0"/>
        </w:rPr>
      </w:r>
    </w:p>
    <w:p w:rsidR="00000000" w:rsidDel="00000000" w:rsidP="00000000" w:rsidRDefault="00000000" w:rsidRPr="00000000" w14:paraId="00000053">
      <w:pPr>
        <w:spacing w:after="80" w:before="240" w:lineRule="auto"/>
        <w:rPr/>
      </w:pPr>
      <w:r w:rsidDel="00000000" w:rsidR="00000000" w:rsidRPr="00000000">
        <w:rPr>
          <w:rFonts w:ascii="Arial" w:cs="Arial" w:eastAsia="Arial" w:hAnsi="Arial"/>
          <w:b w:val="1"/>
          <w:bCs w:val="1"/>
          <w:color w:val="1a1a1a"/>
          <w:sz w:val="22"/>
          <w:szCs w:val="22"/>
          <w:rtl w:val="0"/>
        </w:rPr>
        <w:t xml:space="preserve">Flow Rules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Wallet connect is the only gate. Everything meaningful happens on that single action.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09684049"/>
          <w:tag w:val="goog_rdk_8"/>
        </w:sdtPr>
        <w:sdtContent>
          <w:commentRangeStart w:id="8"/>
        </w:sdtContent>
      </w:sdt>
      <w:r w:rsidDel="00000000" w:rsidR="00000000" w:rsidRPr="00000000">
        <w:rPr>
          <w:rFonts w:ascii="Arial" w:cs="Arial" w:eastAsia="Arial" w:hAnsi="Arial"/>
          <w:b w:val="0"/>
          <w:bCs w:val="0"/>
          <w:i w:val="0"/>
          <w:iCs w:val="0"/>
          <w:smallCaps w:val="0"/>
          <w:strike w:val="1"/>
          <w:color w:val="444444"/>
          <w:sz w:val="20"/>
          <w:szCs w:val="20"/>
          <w:u w:val="none"/>
          <w:shd w:fill="auto" w:val="clear"/>
          <w:vertAlign w:val="baseline"/>
          <w:rtl w:val="0"/>
        </w:rPr>
        <w:t xml:space="preserve">Code locks atomically on connect</w:t>
      </w:r>
      <w:commentRangeEnd w:id="8"/>
      <w:r w:rsidDel="00000000" w:rsidR="00000000" w:rsidRPr="00000000">
        <w:commentReference w:id="8"/>
      </w:r>
      <w:r w:rsidDel="00000000" w:rsidR="00000000" w:rsidRPr="00000000">
        <w:rPr>
          <w:rFonts w:ascii="Arial" w:cs="Arial" w:eastAsia="Arial" w:hAnsi="Arial"/>
          <w:b w:val="0"/>
          <w:bCs w:val="0"/>
          <w:i w:val="0"/>
          <w:iCs w:val="0"/>
          <w:smallCaps w:val="0"/>
          <w:strike w:val="1"/>
          <w:color w:val="444444"/>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No separate confirmation step.</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Code input persists through a failed wallet connect attempt.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First-touch attribution only. The first KOL link a wallet uses is permanent and cannot be overwritten by a later link.</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 player cannot apply their own referral code. Rejected silently.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76183960"/>
          <w:tag w:val="goog_rdk_9"/>
        </w:sdtPr>
        <w:sdtContent>
          <w:commentRangeStart w:id="9"/>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Retroactive code apply is available in the connected state </w:t>
      </w:r>
      <w:r w:rsidDel="00000000" w:rsidR="00000000" w:rsidRPr="00000000">
        <w:rPr>
          <w:rFonts w:ascii="Arial" w:cs="Arial" w:eastAsia="Arial" w:hAnsi="Arial"/>
          <w:b w:val="0"/>
          <w:bCs w:val="0"/>
          <w:i w:val="0"/>
          <w:iCs w:val="0"/>
          <w:smallCaps w:val="0"/>
          <w:strike w:val="1"/>
          <w:color w:val="444444"/>
          <w:sz w:val="20"/>
          <w:szCs w:val="20"/>
          <w:u w:val="none"/>
          <w:shd w:fill="auto" w:val="clear"/>
          <w:vertAlign w:val="baseline"/>
          <w:rtl w:val="0"/>
        </w:rPr>
        <w:t xml:space="preserve">until launch day, then the input is removed.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60.0" w:type="dxa"/>
              <w:left w:w="160.0" w:type="dxa"/>
              <w:bottom w:w="6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5"/>
                <w:szCs w:val="15"/>
                <w:rtl w:val="0"/>
              </w:rPr>
              <w:t xml:space="preserve">  CHANGED VS V2</w:t>
            </w:r>
            <w:r w:rsidDel="00000000" w:rsidR="00000000" w:rsidRPr="00000000">
              <w:rPr>
                <w:rtl w:val="0"/>
              </w:rPr>
            </w:r>
          </w:p>
        </w:tc>
      </w:tr>
    </w:tbl>
    <w:p w:rsidR="00000000" w:rsidDel="00000000" w:rsidP="00000000" w:rsidRDefault="00000000" w:rsidRPr="00000000" w14:paraId="0000005C">
      <w:pPr>
        <w:pStyle w:val="Heading2"/>
        <w:spacing w:after="120" w:before="320" w:lineRule="auto"/>
        <w:rPr/>
      </w:pPr>
      <w:sdt>
        <w:sdtPr>
          <w:id w:val="811640178"/>
          <w:tag w:val="goog_rdk_10"/>
        </w:sdtPr>
        <w:sdtContent>
          <w:commentRangeStart w:id="10"/>
        </w:sdtContent>
      </w:sdt>
      <w:r w:rsidDel="00000000" w:rsidR="00000000" w:rsidRPr="00000000">
        <w:rPr>
          <w:rFonts w:ascii="Arial" w:cs="Arial" w:eastAsia="Arial" w:hAnsi="Arial"/>
          <w:b w:val="1"/>
          <w:bCs w:val="1"/>
          <w:color w:val="1a1a1a"/>
          <w:sz w:val="26"/>
          <w:szCs w:val="26"/>
          <w:rtl w:val="0"/>
        </w:rPr>
        <w:t xml:space="preserve">M0.3   Telegram Bot (Pre-Launch)</w:t>
      </w:r>
      <w:commentRangeEnd w:id="10"/>
      <w:r w:rsidDel="00000000" w:rsidR="00000000" w:rsidRPr="00000000">
        <w:commentReference w:id="10"/>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8e1" w:val="clear"/>
            <w:tcMar>
              <w:top w:w="140.0" w:type="dxa"/>
              <w:left w:w="180.0" w:type="dxa"/>
              <w:bottom w:w="140.0" w:type="dxa"/>
              <w:right w:w="180.0" w:type="dxa"/>
            </w:tcMar>
          </w:tcPr>
          <w:p w:rsidR="00000000" w:rsidDel="00000000" w:rsidP="00000000" w:rsidRDefault="00000000" w:rsidRPr="00000000" w14:paraId="0000005D">
            <w:pPr>
              <w:spacing w:after="80" w:before="0" w:lineRule="auto"/>
              <w:rPr/>
            </w:pPr>
            <w:r w:rsidDel="00000000" w:rsidR="00000000" w:rsidRPr="00000000">
              <w:rPr>
                <w:rFonts w:ascii="Arial" w:cs="Arial" w:eastAsia="Arial" w:hAnsi="Arial"/>
                <w:b w:val="1"/>
                <w:bCs w:val="1"/>
                <w:color w:val="e65100"/>
                <w:sz w:val="18"/>
                <w:szCs w:val="18"/>
                <w:rtl w:val="0"/>
              </w:rPr>
              <w:t xml:space="preserve">WHAT CHANGED VS V2</w:t>
            </w:r>
            <w:r w:rsidDel="00000000" w:rsidR="00000000" w:rsidRPr="00000000">
              <w:rPr>
                <w:rtl w:val="0"/>
              </w:rPr>
            </w:r>
          </w:p>
          <w:p w:rsidR="00000000" w:rsidDel="00000000" w:rsidP="00000000" w:rsidRDefault="00000000" w:rsidRPr="00000000" w14:paraId="0000005E">
            <w:pPr>
              <w:spacing w:after="50" w:before="0" w:lineRule="auto"/>
              <w:rPr/>
            </w:pPr>
            <w:r w:rsidDel="00000000" w:rsidR="00000000" w:rsidRPr="00000000">
              <w:rPr>
                <w:rFonts w:ascii="Arial" w:cs="Arial" w:eastAsia="Arial" w:hAnsi="Arial"/>
                <w:color w:val="333333"/>
                <w:sz w:val="19"/>
                <w:szCs w:val="19"/>
                <w:rtl w:val="0"/>
              </w:rPr>
              <w:t xml:space="preserve">Removed: /cards command. ARG card submission is no longer handled via the bot.</w:t>
            </w:r>
            <w:r w:rsidDel="00000000" w:rsidR="00000000" w:rsidRPr="00000000">
              <w:rPr>
                <w:rtl w:val="0"/>
              </w:rPr>
            </w:r>
          </w:p>
        </w:tc>
      </w:tr>
    </w:tbl>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/start: welcome message and link to the waitlist page.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/notify: registers the user for launch notification. One broadcast message when the platform goes live.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/waitlist: returns the connected wallet's referral link and current referral count.</w:t>
      </w:r>
      <w:r w:rsidDel="00000000" w:rsidR="00000000" w:rsidRPr="00000000">
        <w:rPr>
          <w:rtl w:val="0"/>
        </w:rPr>
      </w:r>
    </w:p>
    <w:p w:rsidR="00000000" w:rsidDel="00000000" w:rsidP="00000000" w:rsidRDefault="00000000" w:rsidRPr="00000000" w14:paraId="00000063">
      <w:pPr>
        <w:spacing w:after="0" w:before="8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0185a" w:val="clear"/>
            <w:tcMar>
              <w:top w:w="120.0" w:type="dxa"/>
              <w:left w:w="200.0" w:type="dxa"/>
              <w:bottom w:w="120.0" w:type="dxa"/>
              <w:right w:w="20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2"/>
                <w:szCs w:val="22"/>
                <w:rtl w:val="0"/>
              </w:rPr>
              <w:t xml:space="preserve">M1   Core Platform Launch</w:t>
            </w:r>
            <w:r w:rsidDel="00000000" w:rsidR="00000000" w:rsidRPr="00000000">
              <w:rPr>
                <w:rtl w:val="0"/>
              </w:rPr>
            </w:r>
          </w:p>
        </w:tc>
      </w:tr>
    </w:tbl>
    <w:p w:rsidR="00000000" w:rsidDel="00000000" w:rsidP="00000000" w:rsidRDefault="00000000" w:rsidRPr="00000000" w14:paraId="00000066">
      <w:pPr>
        <w:spacing w:after="0" w:before="80" w:lineRule="auto"/>
        <w:rPr/>
      </w:pPr>
      <w:r w:rsidDel="00000000" w:rsidR="00000000" w:rsidRPr="00000000">
        <w:rPr>
          <w:rtl w:val="0"/>
        </w:rPr>
      </w:r>
    </w:p>
    <w:p w:rsidR="00000000" w:rsidDel="00000000" w:rsidP="00000000" w:rsidRDefault="00000000" w:rsidRPr="00000000" w14:paraId="00000067">
      <w:pPr>
        <w:spacing w:after="80" w:before="40" w:lineRule="auto"/>
        <w:rPr/>
      </w:pPr>
      <w:r w:rsidDel="00000000" w:rsidR="00000000" w:rsidRPr="00000000">
        <w:rPr>
          <w:rFonts w:ascii="Arial" w:cs="Arial" w:eastAsia="Arial" w:hAnsi="Arial"/>
          <w:i w:val="1"/>
          <w:iCs w:val="1"/>
          <w:color w:val="666666"/>
          <w:sz w:val="20"/>
          <w:szCs w:val="20"/>
          <w:rtl w:val="0"/>
        </w:rPr>
        <w:t xml:space="preserve">Goal: a live platform with 3 games, the full non-game feature set, KOL referral system, and basic rev share. Lobbies must fill from the first hour.</w:t>
      </w:r>
      <w:r w:rsidDel="00000000" w:rsidR="00000000" w:rsidRPr="00000000">
        <w:rPr>
          <w:rtl w:val="0"/>
        </w:rPr>
      </w:r>
    </w:p>
    <w:p w:rsidR="00000000" w:rsidDel="00000000" w:rsidP="00000000" w:rsidRDefault="00000000" w:rsidRPr="00000000" w14:paraId="00000068">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5f8" w:val="clear"/>
            <w:tcMar>
              <w:top w:w="140.0" w:type="dxa"/>
              <w:left w:w="180.0" w:type="dxa"/>
              <w:bottom w:w="140.0" w:type="dxa"/>
              <w:right w:w="180.0" w:type="dxa"/>
            </w:tcMar>
          </w:tcPr>
          <w:p w:rsidR="00000000" w:rsidDel="00000000" w:rsidP="00000000" w:rsidRDefault="00000000" w:rsidRPr="00000000" w14:paraId="00000069">
            <w:pPr>
              <w:spacing w:after="80" w:before="0" w:lineRule="auto"/>
              <w:rPr/>
            </w:pPr>
            <w:r w:rsidDel="00000000" w:rsidR="00000000" w:rsidRPr="00000000">
              <w:rPr>
                <w:rFonts w:ascii="Arial" w:cs="Arial" w:eastAsia="Arial" w:hAnsi="Arial"/>
                <w:b w:val="1"/>
                <w:bCs w:val="1"/>
                <w:color w:val="e0185a"/>
                <w:sz w:val="18"/>
                <w:szCs w:val="18"/>
                <w:rtl w:val="0"/>
              </w:rPr>
              <w:t xml:space="preserve">M1 LAUNCH SCOPE</w:t>
            </w:r>
            <w:r w:rsidDel="00000000" w:rsidR="00000000" w:rsidRPr="00000000">
              <w:rPr>
                <w:rtl w:val="0"/>
              </w:rPr>
            </w:r>
          </w:p>
          <w:p w:rsidR="00000000" w:rsidDel="00000000" w:rsidP="00000000" w:rsidRDefault="00000000" w:rsidRPr="00000000" w14:paraId="0000006A">
            <w:pPr>
              <w:spacing w:after="50" w:before="0" w:lineRule="auto"/>
              <w:rPr/>
            </w:pPr>
            <w:r w:rsidDel="00000000" w:rsidR="00000000" w:rsidRPr="00000000">
              <w:rPr>
                <w:rFonts w:ascii="Arial" w:cs="Arial" w:eastAsia="Arial" w:hAnsi="Arial"/>
                <w:color w:val="333333"/>
                <w:sz w:val="19"/>
                <w:szCs w:val="19"/>
                <w:rtl w:val="0"/>
              </w:rPr>
              <w:t xml:space="preserve">Non-game features: Profiles, HEAT Multiplier, Points, Referral System, Quests, Loot Crates, Dogpile, The Pit lobby, Global Chat, Provable Fairness Page, KOL Dashboard.</w:t>
            </w:r>
            <w:r w:rsidDel="00000000" w:rsidR="00000000" w:rsidRPr="00000000">
              <w:rPr>
                <w:rtl w:val="0"/>
              </w:rPr>
            </w:r>
          </w:p>
          <w:p w:rsidR="00000000" w:rsidDel="00000000" w:rsidP="00000000" w:rsidRDefault="00000000" w:rsidRPr="00000000" w14:paraId="0000006B">
            <w:pPr>
              <w:spacing w:after="50" w:before="0" w:lineRule="auto"/>
              <w:rPr/>
            </w:pPr>
            <w:r w:rsidDel="00000000" w:rsidR="00000000" w:rsidRPr="00000000">
              <w:rPr>
                <w:rFonts w:ascii="Arial" w:cs="Arial" w:eastAsia="Arial" w:hAnsi="Arial"/>
                <w:color w:val="333333"/>
                <w:sz w:val="19"/>
                <w:szCs w:val="19"/>
                <w:rtl w:val="0"/>
              </w:rPr>
              <w:t xml:space="preserve">Games: Flip You, Jackpot (Pot Shot), Close Call.</w:t>
            </w:r>
            <w:r w:rsidDel="00000000" w:rsidR="00000000" w:rsidRPr="00000000">
              <w:rPr>
                <w:rtl w:val="0"/>
              </w:rPr>
            </w:r>
          </w:p>
          <w:p w:rsidR="00000000" w:rsidDel="00000000" w:rsidP="00000000" w:rsidRDefault="00000000" w:rsidRPr="00000000" w14:paraId="0000006C">
            <w:pPr>
              <w:spacing w:after="50" w:before="0" w:lineRule="auto"/>
              <w:rPr/>
            </w:pPr>
            <w:r w:rsidDel="00000000" w:rsidR="00000000" w:rsidRPr="00000000">
              <w:rPr>
                <w:rFonts w:ascii="Arial" w:cs="Arial" w:eastAsia="Arial" w:hAnsi="Arial"/>
                <w:color w:val="333333"/>
                <w:sz w:val="19"/>
                <w:szCs w:val="19"/>
                <w:rtl w:val="0"/>
              </w:rPr>
              <w:t xml:space="preserve">Taunts system is deferred to M2.</w:t>
            </w:r>
            <w:r w:rsidDel="00000000" w:rsidR="00000000" w:rsidRPr="00000000">
              <w:rPr>
                <w:rtl w:val="0"/>
              </w:rPr>
            </w:r>
          </w:p>
        </w:tc>
      </w:tr>
    </w:tbl>
    <w:p w:rsidR="00000000" w:rsidDel="00000000" w:rsidP="00000000" w:rsidRDefault="00000000" w:rsidRPr="00000000" w14:paraId="0000006D">
      <w:pPr>
        <w:spacing w:after="0" w:before="80" w:lineRule="auto"/>
        <w:rPr/>
      </w:pPr>
      <w:r w:rsidDel="00000000" w:rsidR="00000000" w:rsidRPr="00000000">
        <w:rPr>
          <w:rtl w:val="0"/>
        </w:rPr>
      </w:r>
    </w:p>
    <w:p w:rsidR="00000000" w:rsidDel="00000000" w:rsidP="00000000" w:rsidRDefault="00000000" w:rsidRPr="00000000" w14:paraId="0000006E">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M1.1   Wallet Authentication and Identity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 accounts. No email. Wallet address is identity.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Supported wallets: all wallets supported by the Jupiter Unified Wallet adapter (unified.jup.ag). This covers the full Solana wallet ecosystem at launch.</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On first connect: username auto-generated using an adjective plus noun plus 4-digit suffix format. User-editable once per 30 days.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trike w:val="1"/>
        </w:rPr>
      </w:pPr>
      <w:sdt>
        <w:sdtPr>
          <w:id w:val="-1247666110"/>
          <w:tag w:val="goog_rdk_11"/>
        </w:sdtPr>
        <w:sdtContent>
          <w:commentRangeStart w:id="11"/>
        </w:sdtContent>
      </w:sdt>
      <w:r w:rsidDel="00000000" w:rsidR="00000000" w:rsidRPr="00000000">
        <w:rPr>
          <w:rFonts w:ascii="Arial" w:cs="Arial" w:eastAsia="Arial" w:hAnsi="Arial"/>
          <w:b w:val="0"/>
          <w:bCs w:val="0"/>
          <w:i w:val="0"/>
          <w:iCs w:val="0"/>
          <w:smallCaps w:val="0"/>
          <w:strike w:val="1"/>
          <w:color w:val="444444"/>
          <w:sz w:val="20"/>
          <w:szCs w:val="20"/>
          <w:u w:val="none"/>
          <w:shd w:fill="auto" w:val="clear"/>
          <w:vertAlign w:val="baseline"/>
          <w:rtl w:val="0"/>
        </w:rPr>
        <w:t xml:space="preserve">Player record is created on the first completed game, not on first wallet connect.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028.9453124999998" w:hRule="atLeast"/>
          <w:tblHeader w:val="0"/>
        </w:trPr>
        <w:tc>
          <w:tcPr>
            <w:tcBorders>
              <w:top w:color="dddddd" w:space="0" w:sz="4" w:val="single"/>
              <w:left w:color="dddddd" w:space="0" w:sz="4" w:val="single"/>
              <w:bottom w:color="dddddd" w:space="0" w:sz="4" w:val="single"/>
              <w:right w:color="dddddd" w:space="0" w:sz="4" w:val="single"/>
            </w:tcBorders>
            <w:shd w:fill="fff8e1" w:val="clear"/>
            <w:tcMar>
              <w:top w:w="140.0" w:type="dxa"/>
              <w:left w:w="180.0" w:type="dxa"/>
              <w:bottom w:w="140.0" w:type="dxa"/>
              <w:right w:w="180.0" w:type="dxa"/>
            </w:tcMar>
          </w:tcPr>
          <w:p w:rsidR="00000000" w:rsidDel="00000000" w:rsidP="00000000" w:rsidRDefault="00000000" w:rsidRPr="00000000" w14:paraId="00000074">
            <w:pPr>
              <w:spacing w:after="80" w:before="0" w:lineRule="auto"/>
              <w:rPr/>
            </w:pPr>
            <w:r w:rsidDel="00000000" w:rsidR="00000000" w:rsidRPr="00000000">
              <w:rPr>
                <w:rFonts w:ascii="Arial" w:cs="Arial" w:eastAsia="Arial" w:hAnsi="Arial"/>
                <w:b w:val="1"/>
                <w:bCs w:val="1"/>
                <w:color w:val="e65100"/>
                <w:sz w:val="18"/>
                <w:szCs w:val="18"/>
                <w:rtl w:val="0"/>
              </w:rPr>
              <w:t xml:space="preserve">WHAT CHANGED VS V2</w:t>
            </w:r>
            <w:r w:rsidDel="00000000" w:rsidR="00000000" w:rsidRPr="00000000">
              <w:rPr>
                <w:rtl w:val="0"/>
              </w:rPr>
            </w:r>
          </w:p>
          <w:p w:rsidR="00000000" w:rsidDel="00000000" w:rsidP="00000000" w:rsidRDefault="00000000" w:rsidRPr="00000000" w14:paraId="00000075">
            <w:pPr>
              <w:spacing w:after="50" w:before="0" w:lineRule="auto"/>
              <w:rPr/>
            </w:pPr>
            <w:r w:rsidDel="00000000" w:rsidR="00000000" w:rsidRPr="00000000">
              <w:rPr>
                <w:rFonts w:ascii="Arial" w:cs="Arial" w:eastAsia="Arial" w:hAnsi="Arial"/>
                <w:color w:val="333333"/>
                <w:sz w:val="19"/>
                <w:szCs w:val="19"/>
                <w:rtl w:val="0"/>
              </w:rPr>
              <w:t xml:space="preserve">Supported wallets updated from Phantom/Solflare/Backpack to the full Jupiter Unified Wallet adapter. Covers all Solana wallets without a fixed list.</w:t>
            </w:r>
            <w:r w:rsidDel="00000000" w:rsidR="00000000" w:rsidRPr="00000000">
              <w:rPr>
                <w:rtl w:val="0"/>
              </w:rPr>
            </w:r>
          </w:p>
        </w:tc>
      </w:tr>
    </w:tbl>
    <w:p w:rsidR="00000000" w:rsidDel="00000000" w:rsidP="00000000" w:rsidRDefault="00000000" w:rsidRPr="00000000" w14:paraId="00000076">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60.0" w:type="dxa"/>
              <w:left w:w="160.0" w:type="dxa"/>
              <w:bottom w:w="60.0" w:type="dxa"/>
              <w:right w:w="16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15"/>
                <w:szCs w:val="15"/>
                <w:rtl w:val="0"/>
              </w:rPr>
              <w:t xml:space="preserve">  CHANGED VS V2</w:t>
            </w:r>
            <w:r w:rsidDel="00000000" w:rsidR="00000000" w:rsidRPr="00000000">
              <w:rPr>
                <w:rtl w:val="0"/>
              </w:rPr>
            </w:r>
          </w:p>
        </w:tc>
      </w:tr>
    </w:tbl>
    <w:p w:rsidR="00000000" w:rsidDel="00000000" w:rsidP="00000000" w:rsidRDefault="00000000" w:rsidRPr="00000000" w14:paraId="00000078">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M1.2   Lobby and Stake Matching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8e1" w:val="clear"/>
            <w:tcMar>
              <w:top w:w="140.0" w:type="dxa"/>
              <w:left w:w="180.0" w:type="dxa"/>
              <w:bottom w:w="140.0" w:type="dxa"/>
              <w:right w:w="180.0" w:type="dxa"/>
            </w:tcMar>
          </w:tcPr>
          <w:p w:rsidR="00000000" w:rsidDel="00000000" w:rsidP="00000000" w:rsidRDefault="00000000" w:rsidRPr="00000000" w14:paraId="00000079">
            <w:pPr>
              <w:spacing w:after="80" w:before="0" w:lineRule="auto"/>
              <w:rPr/>
            </w:pPr>
            <w:r w:rsidDel="00000000" w:rsidR="00000000" w:rsidRPr="00000000">
              <w:rPr>
                <w:rFonts w:ascii="Arial" w:cs="Arial" w:eastAsia="Arial" w:hAnsi="Arial"/>
                <w:b w:val="1"/>
                <w:bCs w:val="1"/>
                <w:color w:val="e65100"/>
                <w:sz w:val="18"/>
                <w:szCs w:val="18"/>
                <w:rtl w:val="0"/>
              </w:rPr>
              <w:t xml:space="preserve">WHAT CHANGED VS V2</w:t>
            </w:r>
            <w:r w:rsidDel="00000000" w:rsidR="00000000" w:rsidRPr="00000000">
              <w:rPr>
                <w:rtl w:val="0"/>
              </w:rPr>
            </w:r>
          </w:p>
          <w:p w:rsidR="00000000" w:rsidDel="00000000" w:rsidP="00000000" w:rsidRDefault="00000000" w:rsidRPr="00000000" w14:paraId="0000007A">
            <w:pPr>
              <w:spacing w:after="50" w:before="0" w:lineRule="auto"/>
              <w:rPr/>
            </w:pPr>
            <w:r w:rsidDel="00000000" w:rsidR="00000000" w:rsidRPr="00000000">
              <w:rPr>
                <w:rFonts w:ascii="Arial" w:cs="Arial" w:eastAsia="Arial" w:hAnsi="Arial"/>
                <w:color w:val="333333"/>
                <w:sz w:val="19"/>
                <w:szCs w:val="19"/>
                <w:rtl w:val="0"/>
              </w:rPr>
              <w:t xml:space="preserve">Removed: tolerance band matching (+/-20%). Matching is now exact amount only.</w:t>
            </w:r>
            <w:r w:rsidDel="00000000" w:rsidR="00000000" w:rsidRPr="00000000">
              <w:rPr>
                <w:rtl w:val="0"/>
              </w:rPr>
            </w:r>
          </w:p>
          <w:p w:rsidR="00000000" w:rsidDel="00000000" w:rsidP="00000000" w:rsidRDefault="00000000" w:rsidRPr="00000000" w14:paraId="0000007B">
            <w:pPr>
              <w:spacing w:after="50" w:before="0" w:lineRule="auto"/>
              <w:rPr/>
            </w:pPr>
            <w:r w:rsidDel="00000000" w:rsidR="00000000" w:rsidRPr="00000000">
              <w:rPr>
                <w:rFonts w:ascii="Arial" w:cs="Arial" w:eastAsia="Arial" w:hAnsi="Arial"/>
                <w:color w:val="333333"/>
                <w:sz w:val="19"/>
                <w:szCs w:val="19"/>
                <w:rtl w:val="0"/>
              </w:rPr>
              <w:t xml:space="preserve">Removed: 120-second matching timeout. Open games persist indefinitely.</w:t>
            </w:r>
            <w:r w:rsidDel="00000000" w:rsidR="00000000" w:rsidRPr="00000000">
              <w:rPr>
                <w:rtl w:val="0"/>
              </w:rPr>
            </w:r>
          </w:p>
          <w:p w:rsidR="00000000" w:rsidDel="00000000" w:rsidP="00000000" w:rsidRDefault="00000000" w:rsidRPr="00000000" w14:paraId="0000007C">
            <w:pPr>
              <w:spacing w:after="50" w:before="0" w:lineRule="auto"/>
              <w:rPr/>
            </w:pPr>
            <w:r w:rsidDel="00000000" w:rsidR="00000000" w:rsidRPr="00000000">
              <w:rPr>
                <w:rFonts w:ascii="Arial" w:cs="Arial" w:eastAsia="Arial" w:hAnsi="Arial"/>
                <w:color w:val="333333"/>
                <w:sz w:val="19"/>
                <w:szCs w:val="19"/>
                <w:rtl w:val="0"/>
              </w:rPr>
              <w:t xml:space="preserve">Removed: custom challenge board (direct wallet-to-wallet challenges).</w:t>
            </w:r>
            <w:r w:rsidDel="00000000" w:rsidR="00000000" w:rsidRPr="00000000">
              <w:rPr>
                <w:rtl w:val="0"/>
              </w:rPr>
            </w:r>
          </w:p>
          <w:p w:rsidR="00000000" w:rsidDel="00000000" w:rsidP="00000000" w:rsidRDefault="00000000" w:rsidRPr="00000000" w14:paraId="0000007D">
            <w:pPr>
              <w:spacing w:after="50" w:before="0" w:lineRule="auto"/>
              <w:rPr/>
            </w:pPr>
            <w:r w:rsidDel="00000000" w:rsidR="00000000" w:rsidRPr="00000000">
              <w:rPr>
                <w:rFonts w:ascii="Arial" w:cs="Arial" w:eastAsia="Arial" w:hAnsi="Arial"/>
                <w:color w:val="333333"/>
                <w:sz w:val="19"/>
                <w:szCs w:val="19"/>
                <w:rtl w:val="0"/>
              </w:rPr>
              <w:t xml:space="preserve">Removed: escrow complexity on mismatch. With exact matching there is no stake adjustment or refund on match.</w:t>
            </w:r>
            <w:r w:rsidDel="00000000" w:rsidR="00000000" w:rsidRPr="00000000">
              <w:rPr>
                <w:rtl w:val="0"/>
              </w:rPr>
            </w:r>
          </w:p>
        </w:tc>
      </w:tr>
    </w:tbl>
    <w:p w:rsidR="00000000" w:rsidDel="00000000" w:rsidP="00000000" w:rsidRDefault="00000000" w:rsidRPr="00000000" w14:paraId="0000007E">
      <w:pPr>
        <w:spacing w:after="0" w:before="80" w:lineRule="auto"/>
        <w:rPr/>
      </w:pPr>
      <w:r w:rsidDel="00000000" w:rsidR="00000000" w:rsidRPr="00000000">
        <w:rPr>
          <w:rtl w:val="0"/>
        </w:rPr>
      </w:r>
    </w:p>
    <w:p w:rsidR="00000000" w:rsidDel="00000000" w:rsidP="00000000" w:rsidRDefault="00000000" w:rsidRPr="00000000" w14:paraId="0000007F">
      <w:pPr>
        <w:spacing w:after="80" w:before="60" w:lineRule="auto"/>
        <w:rPr/>
      </w:pPr>
      <w:r w:rsidDel="00000000" w:rsidR="00000000" w:rsidRPr="00000000">
        <w:rPr>
          <w:rFonts w:ascii="Arial" w:cs="Arial" w:eastAsia="Arial" w:hAnsi="Arial"/>
          <w:color w:val="333333"/>
          <w:sz w:val="20"/>
          <w:szCs w:val="20"/>
          <w:rtl w:val="0"/>
        </w:rPr>
        <w:t xml:space="preserve">Players post a game at a specific amount. The lobby is a live board of open games. Another player accepts an open game to match. No preset tiers.</w:t>
      </w:r>
      <w:r w:rsidDel="00000000" w:rsidR="00000000" w:rsidRPr="00000000">
        <w:rPr>
          <w:rtl w:val="0"/>
        </w:rPr>
      </w:r>
    </w:p>
    <w:p w:rsidR="00000000" w:rsidDel="00000000" w:rsidP="00000000" w:rsidRDefault="00000000" w:rsidRPr="00000000" w14:paraId="00000080">
      <w:pPr>
        <w:spacing w:after="0" w:before="8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Player posts a game: sets the exact stake amount and picks a game type. Game appears on the lobby board.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Another player browses the board and accepts an open game at the same amount. Game locks.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Open games persist on the board indefinitely until accepted by another player or manually withdrawn by the creator.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Live open game count shown per game type on the lobby screen.</w:t>
      </w:r>
      <w:r w:rsidDel="00000000" w:rsidR="00000000" w:rsidRPr="00000000">
        <w:rPr>
          <w:rtl w:val="0"/>
        </w:rPr>
      </w:r>
    </w:p>
    <w:p w:rsidR="00000000" w:rsidDel="00000000" w:rsidP="00000000" w:rsidRDefault="00000000" w:rsidRPr="00000000" w14:paraId="00000085">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3f2fd" w:val="clear"/>
            <w:tcMar>
              <w:top w:w="140.0" w:type="dxa"/>
              <w:left w:w="180.0" w:type="dxa"/>
              <w:bottom w:w="140.0" w:type="dxa"/>
              <w:right w:w="180.0" w:type="dxa"/>
            </w:tcMar>
          </w:tcPr>
          <w:p w:rsidR="00000000" w:rsidDel="00000000" w:rsidP="00000000" w:rsidRDefault="00000000" w:rsidRPr="00000000" w14:paraId="00000086">
            <w:pPr>
              <w:spacing w:after="80" w:before="0" w:lineRule="auto"/>
              <w:rPr>
                <w:strike w:val="1"/>
              </w:rPr>
            </w:pPr>
            <w:r w:rsidDel="00000000" w:rsidR="00000000" w:rsidRPr="00000000">
              <w:rPr>
                <w:rFonts w:ascii="Arial" w:cs="Arial" w:eastAsia="Arial" w:hAnsi="Arial"/>
                <w:b w:val="1"/>
                <w:bCs w:val="1"/>
                <w:strike w:val="1"/>
                <w:color w:val="0c447c"/>
                <w:sz w:val="18"/>
                <w:szCs w:val="18"/>
                <w:rtl w:val="0"/>
              </w:rPr>
              <w:t xml:space="preserve">OPEN QUESTION</w:t>
            </w:r>
            <w:r w:rsidDel="00000000" w:rsidR="00000000" w:rsidRPr="00000000">
              <w:rPr>
                <w:rtl w:val="0"/>
              </w:rPr>
            </w:r>
          </w:p>
          <w:p w:rsidR="00000000" w:rsidDel="00000000" w:rsidP="00000000" w:rsidRDefault="00000000" w:rsidRPr="00000000" w14:paraId="00000087">
            <w:pPr>
              <w:spacing w:after="50" w:before="0" w:lineRule="auto"/>
              <w:rPr>
                <w:strike w:val="1"/>
              </w:rPr>
            </w:pPr>
            <w:sdt>
              <w:sdtPr>
                <w:id w:val="-69051914"/>
                <w:tag w:val="goog_rdk_12"/>
              </w:sdtPr>
              <w:sdtContent>
                <w:commentRangeStart w:id="12"/>
              </w:sdtContent>
            </w:sdt>
            <w:r w:rsidDel="00000000" w:rsidR="00000000" w:rsidRPr="00000000">
              <w:rPr>
                <w:rFonts w:ascii="Arial" w:cs="Arial" w:eastAsia="Arial" w:hAnsi="Arial"/>
                <w:strike w:val="1"/>
                <w:color w:val="333333"/>
                <w:sz w:val="19"/>
                <w:szCs w:val="19"/>
                <w:rtl w:val="0"/>
              </w:rPr>
              <w:t xml:space="preserve">Escrow timing: does the creator's stake lock into escrow immediately when they post the game, or only at the point another player accepts? This affects both the user experience and the smart contract design. Needs a product decision before dev begins.</w:t>
            </w:r>
            <w:commentRangeEnd w:id="12"/>
            <w:r w:rsidDel="00000000" w:rsidR="00000000" w:rsidRPr="00000000">
              <w:commentReference w:id="12"/>
            </w:r>
            <w:r w:rsidDel="00000000" w:rsidR="00000000" w:rsidRPr="00000000">
              <w:rPr>
                <w:rtl w:val="0"/>
              </w:rPr>
            </w:r>
          </w:p>
        </w:tc>
      </w:tr>
    </w:tbl>
    <w:p w:rsidR="00000000" w:rsidDel="00000000" w:rsidP="00000000" w:rsidRDefault="00000000" w:rsidRPr="00000000" w14:paraId="00000088">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60.0" w:type="dxa"/>
              <w:left w:w="160.0" w:type="dxa"/>
              <w:bottom w:w="6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15"/>
                <w:szCs w:val="15"/>
                <w:rtl w:val="0"/>
              </w:rPr>
              <w:t xml:space="preserve">  CHANGED VS V2</w:t>
            </w:r>
            <w:r w:rsidDel="00000000" w:rsidR="00000000" w:rsidRPr="00000000">
              <w:rPr>
                <w:rtl w:val="0"/>
              </w:rPr>
            </w:r>
          </w:p>
        </w:tc>
      </w:tr>
    </w:tbl>
    <w:p w:rsidR="00000000" w:rsidDel="00000000" w:rsidP="00000000" w:rsidRDefault="00000000" w:rsidRPr="00000000" w14:paraId="0000008A">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M1.3   Player Profiles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8e1" w:val="clear"/>
            <w:tcMar>
              <w:top w:w="140.0" w:type="dxa"/>
              <w:left w:w="180.0" w:type="dxa"/>
              <w:bottom w:w="140.0" w:type="dxa"/>
              <w:right w:w="180.0" w:type="dxa"/>
            </w:tcMar>
          </w:tcPr>
          <w:p w:rsidR="00000000" w:rsidDel="00000000" w:rsidP="00000000" w:rsidRDefault="00000000" w:rsidRPr="00000000" w14:paraId="0000008B">
            <w:pPr>
              <w:spacing w:after="80" w:before="0" w:lineRule="auto"/>
              <w:rPr/>
            </w:pPr>
            <w:r w:rsidDel="00000000" w:rsidR="00000000" w:rsidRPr="00000000">
              <w:rPr>
                <w:rFonts w:ascii="Arial" w:cs="Arial" w:eastAsia="Arial" w:hAnsi="Arial"/>
                <w:b w:val="1"/>
                <w:bCs w:val="1"/>
                <w:color w:val="e65100"/>
                <w:sz w:val="18"/>
                <w:szCs w:val="18"/>
                <w:rtl w:val="0"/>
              </w:rPr>
              <w:t xml:space="preserve">WHAT CHANGED VS V2</w:t>
            </w:r>
            <w:r w:rsidDel="00000000" w:rsidR="00000000" w:rsidRPr="00000000">
              <w:rPr>
                <w:rtl w:val="0"/>
              </w:rPr>
            </w:r>
          </w:p>
          <w:p w:rsidR="00000000" w:rsidDel="00000000" w:rsidP="00000000" w:rsidRDefault="00000000" w:rsidRPr="00000000" w14:paraId="0000008C">
            <w:pPr>
              <w:spacing w:after="50" w:before="0" w:lineRule="auto"/>
              <w:rPr/>
            </w:pPr>
            <w:r w:rsidDel="00000000" w:rsidR="00000000" w:rsidRPr="00000000">
              <w:rPr>
                <w:rFonts w:ascii="Arial" w:cs="Arial" w:eastAsia="Arial" w:hAnsi="Arial"/>
                <w:color w:val="333333"/>
                <w:sz w:val="19"/>
                <w:szCs w:val="19"/>
                <w:rtl w:val="0"/>
              </w:rPr>
              <w:t xml:space="preserve">Removed: XP system, level curve, and all level-gated unlocks.</w:t>
            </w:r>
            <w:r w:rsidDel="00000000" w:rsidR="00000000" w:rsidRPr="00000000">
              <w:rPr>
                <w:rtl w:val="0"/>
              </w:rPr>
            </w:r>
          </w:p>
          <w:p w:rsidR="00000000" w:rsidDel="00000000" w:rsidP="00000000" w:rsidRDefault="00000000" w:rsidRPr="00000000" w14:paraId="0000008D">
            <w:pPr>
              <w:spacing w:after="50" w:before="0" w:lineRule="auto"/>
              <w:rPr/>
            </w:pPr>
            <w:r w:rsidDel="00000000" w:rsidR="00000000" w:rsidRPr="00000000">
              <w:rPr>
                <w:rFonts w:ascii="Arial" w:cs="Arial" w:eastAsia="Arial" w:hAnsi="Arial"/>
                <w:color w:val="333333"/>
                <w:sz w:val="19"/>
                <w:szCs w:val="19"/>
                <w:rtl w:val="0"/>
              </w:rPr>
              <w:t xml:space="preserve">Removed: badge tiers from waitlist (Founding Player / Early Degen / Pre-Launch).</w:t>
            </w:r>
            <w:r w:rsidDel="00000000" w:rsidR="00000000" w:rsidRPr="00000000">
              <w:rPr>
                <w:rtl w:val="0"/>
              </w:rPr>
            </w:r>
          </w:p>
          <w:p w:rsidR="00000000" w:rsidDel="00000000" w:rsidP="00000000" w:rsidRDefault="00000000" w:rsidRPr="00000000" w14:paraId="0000008E">
            <w:pPr>
              <w:spacing w:after="50" w:before="0" w:lineRule="auto"/>
              <w:rPr/>
            </w:pPr>
            <w:r w:rsidDel="00000000" w:rsidR="00000000" w:rsidRPr="00000000">
              <w:rPr>
                <w:rFonts w:ascii="Arial" w:cs="Arial" w:eastAsia="Arial" w:hAnsi="Arial"/>
                <w:color w:val="333333"/>
                <w:sz w:val="19"/>
                <w:szCs w:val="19"/>
                <w:rtl w:val="0"/>
              </w:rPr>
              <w:t xml:space="preserve">Added: HEAT Multiplier as the primary profile progression element.</w:t>
            </w:r>
            <w:r w:rsidDel="00000000" w:rsidR="00000000" w:rsidRPr="00000000">
              <w:rPr>
                <w:rtl w:val="0"/>
              </w:rPr>
            </w:r>
          </w:p>
          <w:p w:rsidR="00000000" w:rsidDel="00000000" w:rsidP="00000000" w:rsidRDefault="00000000" w:rsidRPr="00000000" w14:paraId="0000008F">
            <w:pPr>
              <w:spacing w:after="50" w:before="0" w:lineRule="auto"/>
              <w:rPr/>
            </w:pPr>
            <w:r w:rsidDel="00000000" w:rsidR="00000000" w:rsidRPr="00000000">
              <w:rPr>
                <w:rFonts w:ascii="Arial" w:cs="Arial" w:eastAsia="Arial" w:hAnsi="Arial"/>
                <w:color w:val="333333"/>
                <w:sz w:val="19"/>
                <w:szCs w:val="19"/>
                <w:rtl w:val="0"/>
              </w:rPr>
              <w:t xml:space="preserve">Added: Points balance display.</w:t>
            </w:r>
            <w:r w:rsidDel="00000000" w:rsidR="00000000" w:rsidRPr="00000000">
              <w:rPr>
                <w:rtl w:val="0"/>
              </w:rPr>
            </w:r>
          </w:p>
          <w:p w:rsidR="00000000" w:rsidDel="00000000" w:rsidP="00000000" w:rsidRDefault="00000000" w:rsidRPr="00000000" w14:paraId="00000090">
            <w:pPr>
              <w:spacing w:after="50" w:before="0" w:lineRule="auto"/>
              <w:rPr/>
            </w:pPr>
            <w:r w:rsidDel="00000000" w:rsidR="00000000" w:rsidRPr="00000000">
              <w:rPr>
                <w:rFonts w:ascii="Arial" w:cs="Arial" w:eastAsia="Arial" w:hAnsi="Arial"/>
                <w:color w:val="333333"/>
                <w:sz w:val="19"/>
                <w:szCs w:val="19"/>
                <w:rtl w:val="0"/>
              </w:rPr>
              <w:t xml:space="preserve">Simplified: cosmetics (avatar only via Loot Crates, no separate border system).</w:t>
            </w:r>
            <w:r w:rsidDel="00000000" w:rsidR="00000000" w:rsidRPr="00000000">
              <w:rPr>
                <w:rtl w:val="0"/>
              </w:rPr>
            </w:r>
          </w:p>
        </w:tc>
      </w:tr>
    </w:tbl>
    <w:p w:rsidR="00000000" w:rsidDel="00000000" w:rsidP="00000000" w:rsidRDefault="00000000" w:rsidRPr="00000000" w14:paraId="00000091">
      <w:pPr>
        <w:spacing w:after="0" w:before="80" w:lineRule="auto"/>
        <w:rPr/>
      </w:pPr>
      <w:r w:rsidDel="00000000" w:rsidR="00000000" w:rsidRPr="00000000">
        <w:rPr>
          <w:rtl w:val="0"/>
        </w:rPr>
      </w:r>
    </w:p>
    <w:p w:rsidR="00000000" w:rsidDel="00000000" w:rsidP="00000000" w:rsidRDefault="00000000" w:rsidRPr="00000000" w14:paraId="00000092">
      <w:pPr>
        <w:spacing w:after="80" w:before="60" w:lineRule="auto"/>
        <w:rPr/>
      </w:pPr>
      <w:r w:rsidDel="00000000" w:rsidR="00000000" w:rsidRPr="00000000">
        <w:rPr>
          <w:rFonts w:ascii="Arial" w:cs="Arial" w:eastAsia="Arial" w:hAnsi="Arial"/>
          <w:color w:val="333333"/>
          <w:sz w:val="20"/>
          <w:szCs w:val="20"/>
          <w:rtl w:val="0"/>
        </w:rPr>
        <w:t xml:space="preserve">Every wallet has a public profile. The profile shows the player's record and their standing on the platform.</w:t>
      </w:r>
      <w:r w:rsidDel="00000000" w:rsidR="00000000" w:rsidRPr="00000000">
        <w:rPr>
          <w:rtl w:val="0"/>
        </w:rPr>
      </w:r>
    </w:p>
    <w:p w:rsidR="00000000" w:rsidDel="00000000" w:rsidP="00000000" w:rsidRDefault="00000000" w:rsidRPr="00000000" w14:paraId="00000093">
      <w:pPr>
        <w:spacing w:after="80" w:before="240" w:lineRule="auto"/>
        <w:rPr/>
      </w:pPr>
      <w:r w:rsidDel="00000000" w:rsidR="00000000" w:rsidRPr="00000000">
        <w:rPr>
          <w:rFonts w:ascii="Arial" w:cs="Arial" w:eastAsia="Arial" w:hAnsi="Arial"/>
          <w:b w:val="1"/>
          <w:bCs w:val="1"/>
          <w:color w:val="1a1a1a"/>
          <w:sz w:val="22"/>
          <w:szCs w:val="22"/>
          <w:rtl w:val="0"/>
        </w:rPr>
        <w:t xml:space="preserve">Profile Elements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70042087"/>
          <w:tag w:val="goog_rdk_13"/>
        </w:sdtPr>
        <w:sdtContent>
          <w:commentRangeStart w:id="13"/>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Profile pic:</w:t>
      </w:r>
      <w:r w:rsidDel="00000000" w:rsidR="00000000" w:rsidRPr="00000000">
        <w:rPr>
          <w:rFonts w:ascii="Arial" w:cs="Arial" w:eastAsia="Arial" w:hAnsi="Arial"/>
          <w:b w:val="0"/>
          <w:bCs w:val="0"/>
          <w:i w:val="0"/>
          <w:iCs w:val="0"/>
          <w:smallCaps w:val="0"/>
          <w:strike w:val="1"/>
          <w:color w:val="444444"/>
          <w:sz w:val="20"/>
          <w:szCs w:val="20"/>
          <w:u w:val="none"/>
          <w:shd w:fill="auto" w:val="clear"/>
          <w:vertAlign w:val="baseline"/>
          <w:rtl w:val="0"/>
        </w:rPr>
        <w:t xml:space="preserve"> default assigned on first game. Unlockable via Loot Crates.</w:t>
      </w:r>
      <w:commentRangeEnd w:id="13"/>
      <w:r w:rsidDel="00000000" w:rsidR="00000000" w:rsidRPr="00000000">
        <w:commentReference w:id="13"/>
      </w:r>
      <w:r w:rsidDel="00000000" w:rsidR="00000000" w:rsidRPr="00000000">
        <w:rPr>
          <w:rFonts w:ascii="Arial" w:cs="Arial" w:eastAsia="Arial" w:hAnsi="Arial"/>
          <w:b w:val="0"/>
          <w:bCs w:val="0"/>
          <w:i w:val="0"/>
          <w:iCs w:val="0"/>
          <w:smallCaps w:val="0"/>
          <w:strike w:val="1"/>
          <w:color w:val="444444"/>
          <w:sz w:val="20"/>
          <w:szCs w:val="20"/>
          <w:u w:val="none"/>
          <w:shd w:fill="auto" w:val="clear"/>
          <w:vertAlign w:val="baseline"/>
          <w:rtl w:val="0"/>
        </w:rPr>
        <w:t xml:space="preserve"> </w:t>
      </w:r>
      <w:r w:rsidDel="00000000" w:rsidR="00000000" w:rsidRPr="00000000">
        <w:rPr>
          <w:color w:val="444444"/>
          <w:rtl w:val="0"/>
        </w:rPr>
        <w:t xml:space="preserve">Custom uploads by users, auto generated avatars before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Username: auto-generated. User-editable once per 30 days.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HEAT Multiplier: displayed large. The primary progression indicator. Described in full in M1.4.</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Points balance: shown on profile and on leaderboards. Primary standing signal pre-TGE.</w:t>
      </w:r>
      <w:r w:rsidDel="00000000" w:rsidR="00000000" w:rsidRPr="00000000">
        <w:rPr>
          <w:rtl w:val="0"/>
        </w:rPr>
      </w:r>
    </w:p>
    <w:p w:rsidR="00000000" w:rsidDel="00000000" w:rsidP="00000000" w:rsidRDefault="00000000" w:rsidRPr="00000000" w14:paraId="00000098">
      <w:pPr>
        <w:spacing w:after="80" w:before="240" w:lineRule="auto"/>
        <w:rPr/>
      </w:pPr>
      <w:r w:rsidDel="00000000" w:rsidR="00000000" w:rsidRPr="00000000">
        <w:rPr>
          <w:rFonts w:ascii="Arial" w:cs="Arial" w:eastAsia="Arial" w:hAnsi="Arial"/>
          <w:b w:val="1"/>
          <w:bCs w:val="1"/>
          <w:color w:val="1a1a1a"/>
          <w:sz w:val="22"/>
          <w:szCs w:val="22"/>
          <w:rtl w:val="0"/>
        </w:rPr>
        <w:t xml:space="preserve">Stats shown on own profile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Games played, total wagered, total wins, win rate, win streak (current and all-time), net PnL, game breakdown by type.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Full transaction history with a fairness proof link per game.</w:t>
      </w:r>
      <w:r w:rsidDel="00000000" w:rsidR="00000000" w:rsidRPr="00000000">
        <w:rPr>
          <w:rtl w:val="0"/>
        </w:rPr>
      </w:r>
    </w:p>
    <w:p w:rsidR="00000000" w:rsidDel="00000000" w:rsidP="00000000" w:rsidRDefault="00000000" w:rsidRPr="00000000" w14:paraId="0000009B">
      <w:pPr>
        <w:spacing w:after="80" w:before="240" w:lineRule="auto"/>
        <w:rPr/>
      </w:pPr>
      <w:r w:rsidDel="00000000" w:rsidR="00000000" w:rsidRPr="00000000">
        <w:rPr>
          <w:rFonts w:ascii="Arial" w:cs="Arial" w:eastAsia="Arial" w:hAnsi="Arial"/>
          <w:b w:val="1"/>
          <w:bCs w:val="1"/>
          <w:color w:val="1a1a1a"/>
          <w:sz w:val="22"/>
          <w:szCs w:val="22"/>
          <w:rtl w:val="0"/>
        </w:rPr>
        <w:t xml:space="preserve">Stats shown when visiting another player's profile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Everything above except transaction history. The visiting user sees the player's record but not their individual game details.</w:t>
      </w:r>
      <w:r w:rsidDel="00000000" w:rsidR="00000000" w:rsidRPr="00000000">
        <w:rPr>
          <w:rtl w:val="0"/>
        </w:rPr>
      </w:r>
    </w:p>
    <w:p w:rsidR="00000000" w:rsidDel="00000000" w:rsidP="00000000" w:rsidRDefault="00000000" w:rsidRPr="00000000" w14:paraId="0000009D">
      <w:pPr>
        <w:spacing w:after="80" w:before="240" w:lineRule="auto"/>
        <w:rPr/>
      </w:pPr>
      <w:r w:rsidDel="00000000" w:rsidR="00000000" w:rsidRPr="00000000">
        <w:rPr>
          <w:rFonts w:ascii="Arial" w:cs="Arial" w:eastAsia="Arial" w:hAnsi="Arial"/>
          <w:b w:val="1"/>
          <w:bCs w:val="1"/>
          <w:color w:val="1a1a1a"/>
          <w:sz w:val="22"/>
          <w:szCs w:val="22"/>
          <w:rtl w:val="0"/>
        </w:rPr>
        <w:t xml:space="preserve">Settings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Connected wallet address displayed.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Option to link X and Discord accounts for display on profile.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Profile is public by default and cannot be set to private.</w:t>
      </w:r>
      <w:r w:rsidDel="00000000" w:rsidR="00000000" w:rsidRPr="00000000">
        <w:rPr>
          <w:rtl w:val="0"/>
        </w:rPr>
      </w:r>
    </w:p>
    <w:p w:rsidR="00000000" w:rsidDel="00000000" w:rsidP="00000000" w:rsidRDefault="00000000" w:rsidRPr="00000000" w14:paraId="000000A1">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60.0" w:type="dxa"/>
              <w:left w:w="160.0" w:type="dxa"/>
              <w:bottom w:w="6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5"/>
                <w:szCs w:val="15"/>
                <w:rtl w:val="0"/>
              </w:rPr>
              <w:t xml:space="preserve">  NEW IN V4</w:t>
            </w:r>
            <w:r w:rsidDel="00000000" w:rsidR="00000000" w:rsidRPr="00000000">
              <w:rPr>
                <w:rtl w:val="0"/>
              </w:rPr>
            </w:r>
          </w:p>
        </w:tc>
      </w:tr>
    </w:tbl>
    <w:p w:rsidR="00000000" w:rsidDel="00000000" w:rsidP="00000000" w:rsidRDefault="00000000" w:rsidRPr="00000000" w14:paraId="000000A3">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M1.4   HEAT Multiplier</w:t>
      </w:r>
      <w:r w:rsidDel="00000000" w:rsidR="00000000" w:rsidRPr="00000000">
        <w:rPr>
          <w:rtl w:val="0"/>
        </w:rPr>
      </w:r>
    </w:p>
    <w:p w:rsidR="00000000" w:rsidDel="00000000" w:rsidP="00000000" w:rsidRDefault="00000000" w:rsidRPr="00000000" w14:paraId="000000A4">
      <w:pPr>
        <w:spacing w:after="80" w:before="60" w:lineRule="auto"/>
        <w:rPr/>
      </w:pPr>
      <w:r w:rsidDel="00000000" w:rsidR="00000000" w:rsidRPr="00000000">
        <w:rPr>
          <w:rFonts w:ascii="Arial" w:cs="Arial" w:eastAsia="Arial" w:hAnsi="Arial"/>
          <w:color w:val="333333"/>
          <w:sz w:val="20"/>
          <w:szCs w:val="20"/>
          <w:rtl w:val="0"/>
        </w:rPr>
        <w:t xml:space="preserve">HEAT is the single progression number on the platform. There is no XP system. There are no levels. One number governs all reward mechanics.</w:t>
      </w:r>
      <w:r w:rsidDel="00000000" w:rsidR="00000000" w:rsidRPr="00000000">
        <w:rPr>
          <w:rtl w:val="0"/>
        </w:rPr>
      </w:r>
    </w:p>
    <w:p w:rsidR="00000000" w:rsidDel="00000000" w:rsidP="00000000" w:rsidRDefault="00000000" w:rsidRPr="00000000" w14:paraId="000000A5">
      <w:pPr>
        <w:spacing w:after="80" w:before="240" w:lineRule="auto"/>
        <w:rPr/>
      </w:pPr>
      <w:r w:rsidDel="00000000" w:rsidR="00000000" w:rsidRPr="00000000">
        <w:rPr>
          <w:rFonts w:ascii="Arial" w:cs="Arial" w:eastAsia="Arial" w:hAnsi="Arial"/>
          <w:b w:val="1"/>
          <w:bCs w:val="1"/>
          <w:color w:val="1a1a1a"/>
          <w:sz w:val="22"/>
          <w:szCs w:val="22"/>
          <w:rtl w:val="0"/>
        </w:rPr>
        <w:t xml:space="preserve">What HEAT is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5672688"/>
          <w:tag w:val="goog_rdk_14"/>
        </w:sdtPr>
        <w:sdtContent>
          <w:commentRangeStart w:id="14"/>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HEAT is a function of lifetime wagered volume only. </w:t>
      </w:r>
      <w:commentRangeEnd w:id="14"/>
      <w:r w:rsidDel="00000000" w:rsidR="00000000" w:rsidRPr="00000000">
        <w:commentReference w:id="14"/>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Nothing else feeds it.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It starts at 1x and scales to 5x at the highest volume tier.</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gap between 1x and 5x is intentionally significant so that high-volume players have a real, visible advantage across every reward system.</w:t>
      </w:r>
      <w:r w:rsidDel="00000000" w:rsidR="00000000" w:rsidRPr="00000000">
        <w:rPr>
          <w:rtl w:val="0"/>
        </w:rPr>
      </w:r>
    </w:p>
    <w:p w:rsidR="00000000" w:rsidDel="00000000" w:rsidP="00000000" w:rsidRDefault="00000000" w:rsidRPr="00000000" w14:paraId="000000A9">
      <w:pPr>
        <w:spacing w:after="80" w:before="240" w:lineRule="auto"/>
        <w:rPr/>
      </w:pPr>
      <w:r w:rsidDel="00000000" w:rsidR="00000000" w:rsidRPr="00000000">
        <w:rPr>
          <w:rFonts w:ascii="Arial" w:cs="Arial" w:eastAsia="Arial" w:hAnsi="Arial"/>
          <w:b w:val="1"/>
          <w:bCs w:val="1"/>
          <w:color w:val="1a1a1a"/>
          <w:sz w:val="22"/>
          <w:szCs w:val="22"/>
          <w:rtl w:val="0"/>
        </w:rPr>
        <w:t xml:space="preserve">What HEAT governs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Points earned per dollar wagered: higher HEAT produces more points per dollar.</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Loot Crate drop probability: all drop rates are multiplied by the player's current HEAT.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Dogpile damage dealt: higher HEAT means more damage per dollar wagered during Dogpile windows.</w:t>
      </w:r>
      <w:r w:rsidDel="00000000" w:rsidR="00000000" w:rsidRPr="00000000">
        <w:rPr>
          <w:rtl w:val="0"/>
        </w:rPr>
      </w:r>
    </w:p>
    <w:p w:rsidR="00000000" w:rsidDel="00000000" w:rsidP="00000000" w:rsidRDefault="00000000" w:rsidRPr="00000000" w14:paraId="000000AD">
      <w:pPr>
        <w:spacing w:after="80" w:before="240" w:lineRule="auto"/>
        <w:rPr/>
      </w:pPr>
      <w:r w:rsidDel="00000000" w:rsidR="00000000" w:rsidRPr="00000000">
        <w:rPr>
          <w:rFonts w:ascii="Arial" w:cs="Arial" w:eastAsia="Arial" w:hAnsi="Arial"/>
          <w:b w:val="1"/>
          <w:bCs w:val="1"/>
          <w:color w:val="1a1a1a"/>
          <w:sz w:val="22"/>
          <w:szCs w:val="22"/>
          <w:rtl w:val="0"/>
        </w:rPr>
        <w:t xml:space="preserve">HEAT on the profile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Displayed large on the profile. The most prominent visual element on the page.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 visible on-screen event fires when HEAT increases.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On leaderboards, HEAT is shown as a column alongside volume and points so the comparison between players is direct.</w:t>
      </w:r>
      <w:r w:rsidDel="00000000" w:rsidR="00000000" w:rsidRPr="00000000">
        <w:rPr>
          <w:rtl w:val="0"/>
        </w:rPr>
      </w:r>
    </w:p>
    <w:p w:rsidR="00000000" w:rsidDel="00000000" w:rsidP="00000000" w:rsidRDefault="00000000" w:rsidRPr="00000000" w14:paraId="000000B1">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19"/>
                <w:szCs w:val="19"/>
                <w:rtl w:val="0"/>
              </w:rPr>
              <w:t xml:space="preserve">Lifetime wagered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19"/>
                <w:szCs w:val="19"/>
                <w:rtl w:val="0"/>
              </w:rPr>
              <w:t xml:space="preserve">HEAT multiplier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333333"/>
                <w:sz w:val="19"/>
                <w:szCs w:val="19"/>
                <w:rtl w:val="0"/>
              </w:rPr>
              <w:t xml:space="preserve">Entry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444444"/>
                <w:sz w:val="19"/>
                <w:szCs w:val="19"/>
                <w:rtl w:val="0"/>
              </w:rPr>
              <w:t xml:space="preserve">1x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333333"/>
                <w:sz w:val="19"/>
                <w:szCs w:val="19"/>
                <w:rtl w:val="0"/>
              </w:rPr>
              <w:t xml:space="preserve">Mid volume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444444"/>
                <w:sz w:val="19"/>
                <w:szCs w:val="19"/>
                <w:rtl w:val="0"/>
              </w:rPr>
              <w:t xml:space="preserve">2x to 3x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333333"/>
                <w:sz w:val="19"/>
                <w:szCs w:val="19"/>
                <w:rtl w:val="0"/>
              </w:rPr>
              <w:t xml:space="preserve">High volume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444444"/>
                <w:sz w:val="19"/>
                <w:szCs w:val="19"/>
                <w:rtl w:val="0"/>
              </w:rPr>
              <w:t xml:space="preserve">4x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333333"/>
                <w:sz w:val="19"/>
                <w:szCs w:val="19"/>
                <w:rtl w:val="0"/>
              </w:rPr>
              <w:t xml:space="preserve">Top 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444444"/>
                <w:sz w:val="19"/>
                <w:szCs w:val="19"/>
                <w:rtl w:val="0"/>
              </w:rPr>
              <w:t xml:space="preserve">5x (cap)</w:t>
            </w:r>
            <w:r w:rsidDel="00000000" w:rsidR="00000000" w:rsidRPr="00000000">
              <w:rPr>
                <w:rtl w:val="0"/>
              </w:rPr>
            </w:r>
          </w:p>
        </w:tc>
      </w:tr>
    </w:tbl>
    <w:p w:rsidR="00000000" w:rsidDel="00000000" w:rsidP="00000000" w:rsidRDefault="00000000" w:rsidRPr="00000000" w14:paraId="000000BC">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3f2fd" w:val="clear"/>
            <w:tcMar>
              <w:top w:w="140.0" w:type="dxa"/>
              <w:left w:w="180.0" w:type="dxa"/>
              <w:bottom w:w="140.0" w:type="dxa"/>
              <w:right w:w="180.0" w:type="dxa"/>
            </w:tcMar>
          </w:tcPr>
          <w:p w:rsidR="00000000" w:rsidDel="00000000" w:rsidP="00000000" w:rsidRDefault="00000000" w:rsidRPr="00000000" w14:paraId="000000BD">
            <w:pPr>
              <w:spacing w:after="80" w:before="0" w:lineRule="auto"/>
              <w:rPr/>
            </w:pPr>
            <w:r w:rsidDel="00000000" w:rsidR="00000000" w:rsidRPr="00000000">
              <w:rPr>
                <w:rFonts w:ascii="Arial" w:cs="Arial" w:eastAsia="Arial" w:hAnsi="Arial"/>
                <w:b w:val="1"/>
                <w:bCs w:val="1"/>
                <w:color w:val="0c447c"/>
                <w:sz w:val="18"/>
                <w:szCs w:val="18"/>
                <w:rtl w:val="0"/>
              </w:rPr>
              <w:t xml:space="preserve">OPEN QUESTION</w:t>
            </w:r>
            <w:r w:rsidDel="00000000" w:rsidR="00000000" w:rsidRPr="00000000">
              <w:rPr>
                <w:rtl w:val="0"/>
              </w:rPr>
            </w:r>
          </w:p>
          <w:p w:rsidR="00000000" w:rsidDel="00000000" w:rsidP="00000000" w:rsidRDefault="00000000" w:rsidRPr="00000000" w14:paraId="000000BE">
            <w:pPr>
              <w:spacing w:after="50" w:before="0" w:lineRule="auto"/>
              <w:rPr/>
            </w:pPr>
            <w:r w:rsidDel="00000000" w:rsidR="00000000" w:rsidRPr="00000000">
              <w:rPr>
                <w:rFonts w:ascii="Arial" w:cs="Arial" w:eastAsia="Arial" w:hAnsi="Arial"/>
                <w:color w:val="333333"/>
                <w:sz w:val="19"/>
                <w:szCs w:val="19"/>
                <w:rtl w:val="0"/>
              </w:rPr>
              <w:t xml:space="preserve">Exact volume thresholds for each HEAT tier need to be set. Should be calibrated so that a meaningful percentage of regularly active players reach 2x or higher within the first month. Needs data from initial projections before dev sets constants.</w:t>
            </w:r>
            <w:r w:rsidDel="00000000" w:rsidR="00000000" w:rsidRPr="00000000">
              <w:rPr>
                <w:rtl w:val="0"/>
              </w:rPr>
            </w:r>
          </w:p>
        </w:tc>
      </w:tr>
    </w:tbl>
    <w:p w:rsidR="00000000" w:rsidDel="00000000" w:rsidP="00000000" w:rsidRDefault="00000000" w:rsidRPr="00000000" w14:paraId="000000BF">
      <w:pPr>
        <w:spacing w:after="80" w:lineRule="auto"/>
        <w:rPr>
          <w:b w:val="1"/>
          <w:bCs w:val="1"/>
          <w:color w:val="0c447c"/>
          <w:sz w:val="18"/>
          <w:szCs w:val="18"/>
        </w:rPr>
      </w:pPr>
      <w:r w:rsidDel="00000000" w:rsidR="00000000" w:rsidRPr="00000000">
        <w:rPr>
          <w:rtl w:val="0"/>
        </w:rPr>
      </w:r>
    </w:p>
    <w:p w:rsidR="00000000" w:rsidDel="00000000" w:rsidP="00000000" w:rsidRDefault="00000000" w:rsidRPr="00000000" w14:paraId="000000C0">
      <w:pPr>
        <w:spacing w:after="80" w:lineRule="auto"/>
        <w:rPr>
          <w:b w:val="1"/>
          <w:bCs w:val="1"/>
          <w:color w:val="0c447c"/>
          <w:sz w:val="18"/>
          <w:szCs w:val="18"/>
        </w:rPr>
      </w:pPr>
      <w:r w:rsidDel="00000000" w:rsidR="00000000" w:rsidRPr="00000000">
        <w:rPr>
          <w:b w:val="1"/>
          <w:bCs w:val="1"/>
          <w:color w:val="0c447c"/>
          <w:sz w:val="18"/>
          <w:szCs w:val="18"/>
          <w:rtl w:val="0"/>
        </w:rPr>
        <w:t xml:space="preserve">LATER EDIT:</w:t>
      </w:r>
    </w:p>
    <w:p w:rsidR="00000000" w:rsidDel="00000000" w:rsidP="00000000" w:rsidRDefault="00000000" w:rsidRPr="00000000" w14:paraId="000000C1">
      <w:pPr>
        <w:spacing w:before="80" w:lineRule="auto"/>
        <w:rPr/>
      </w:pPr>
      <w:r w:rsidDel="00000000" w:rsidR="00000000" w:rsidRPr="00000000">
        <w:rPr>
          <w:rtl w:val="0"/>
        </w:rPr>
      </w:r>
    </w:p>
    <w:sdt>
      <w:sdtPr>
        <w:lock w:val="contentLocked"/>
        <w:id w:val="-1619912677"/>
        <w:tag w:val="goog_rdk_15"/>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3090"/>
            <w:gridCol w:w="3855"/>
            <w:tblGridChange w:id="0">
              <w:tblGrid>
                <w:gridCol w:w="2415"/>
                <w:gridCol w:w="3090"/>
                <w:gridCol w:w="3855"/>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b w:val="1"/>
                    <w:bCs w:val="1"/>
                    <w:color w:val="ffffff"/>
                    <w:sz w:val="19"/>
                    <w:szCs w:val="19"/>
                    <w:rtl w:val="0"/>
                  </w:rPr>
                  <w:t xml:space="preserve">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b w:val="1"/>
                    <w:bCs w:val="1"/>
                    <w:color w:val="ffffff"/>
                    <w:sz w:val="19"/>
                    <w:szCs w:val="19"/>
                    <w:rtl w:val="0"/>
                  </w:rPr>
                  <w:t xml:space="preserve">Volume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b w:val="1"/>
                    <w:bCs w:val="1"/>
                    <w:color w:val="ffffff"/>
                    <w:sz w:val="19"/>
                    <w:szCs w:val="19"/>
                    <w:rtl w:val="0"/>
                  </w:rPr>
                  <w:t xml:space="preserve">HEAT multiplier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color w:val="333333"/>
                    <w:sz w:val="19"/>
                    <w:szCs w:val="19"/>
                    <w:rtl w:val="0"/>
                  </w:rPr>
                  <w:t xml:space="preserve">Peasant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color w:val="444444"/>
                    <w:sz w:val="19"/>
                    <w:szCs w:val="19"/>
                    <w:rtl w:val="0"/>
                  </w:rPr>
                  <w:t xml:space="preserve">0 - $5k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7">
                <w:pPr>
                  <w:rPr>
                    <w:color w:val="444444"/>
                    <w:sz w:val="19"/>
                    <w:szCs w:val="19"/>
                  </w:rPr>
                </w:pPr>
                <w:r w:rsidDel="00000000" w:rsidR="00000000" w:rsidRPr="00000000">
                  <w:rPr>
                    <w:color w:val="444444"/>
                    <w:sz w:val="19"/>
                    <w:szCs w:val="19"/>
                    <w:rtl w:val="0"/>
                  </w:rPr>
                  <w:t xml:space="preserve">1x</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color w:val="333333"/>
                    <w:sz w:val="19"/>
                    <w:szCs w:val="19"/>
                    <w:rtl w:val="0"/>
                  </w:rPr>
                  <w:t xml:space="preserve">Degenerate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rtl w:val="0"/>
                  </w:rPr>
                  <w:t xml:space="preserve">$5 - $25k</w:t>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A">
                <w:pPr>
                  <w:rPr>
                    <w:color w:val="444444"/>
                    <w:sz w:val="19"/>
                    <w:szCs w:val="19"/>
                  </w:rPr>
                </w:pPr>
                <w:r w:rsidDel="00000000" w:rsidR="00000000" w:rsidRPr="00000000">
                  <w:rPr>
                    <w:color w:val="444444"/>
                    <w:sz w:val="19"/>
                    <w:szCs w:val="19"/>
                    <w:rtl w:val="0"/>
                  </w:rPr>
                  <w:t xml:space="preserve">1.25x</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color w:val="333333"/>
                    <w:sz w:val="19"/>
                    <w:szCs w:val="19"/>
                    <w:rtl w:val="0"/>
                  </w:rPr>
                  <w:t xml:space="preserve">Concerning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color w:val="444444"/>
                    <w:sz w:val="19"/>
                    <w:szCs w:val="19"/>
                    <w:rtl w:val="0"/>
                  </w:rPr>
                  <w:t xml:space="preserve">$25k - $100k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rPr>
                    <w:color w:val="444444"/>
                    <w:sz w:val="19"/>
                    <w:szCs w:val="19"/>
                  </w:rPr>
                </w:pPr>
                <w:r w:rsidDel="00000000" w:rsidR="00000000" w:rsidRPr="00000000">
                  <w:rPr>
                    <w:color w:val="444444"/>
                    <w:sz w:val="19"/>
                    <w:szCs w:val="19"/>
                    <w:rtl w:val="0"/>
                  </w:rPr>
                  <w:t xml:space="preserve">1.75x</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color w:val="333333"/>
                    <w:sz w:val="19"/>
                    <w:szCs w:val="19"/>
                    <w:rtl w:val="0"/>
                  </w:rPr>
                  <w:t xml:space="preserve">Denial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tl w:val="0"/>
                  </w:rPr>
                  <w:t xml:space="preserve">$100k - $250k</w:t>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0">
                <w:pPr>
                  <w:rPr>
                    <w:color w:val="444444"/>
                    <w:sz w:val="19"/>
                    <w:szCs w:val="19"/>
                  </w:rPr>
                </w:pPr>
                <w:r w:rsidDel="00000000" w:rsidR="00000000" w:rsidRPr="00000000">
                  <w:rPr>
                    <w:color w:val="444444"/>
                    <w:sz w:val="19"/>
                    <w:szCs w:val="19"/>
                    <w:rtl w:val="0"/>
                  </w:rPr>
                  <w:t xml:space="preserve">2.5x</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D1">
                <w:pPr>
                  <w:rPr>
                    <w:color w:val="333333"/>
                    <w:sz w:val="19"/>
                    <w:szCs w:val="19"/>
                  </w:rPr>
                </w:pPr>
                <w:r w:rsidDel="00000000" w:rsidR="00000000" w:rsidRPr="00000000">
                  <w:rPr>
                    <w:color w:val="333333"/>
                    <w:sz w:val="19"/>
                    <w:szCs w:val="19"/>
                    <w:rtl w:val="0"/>
                  </w:rPr>
                  <w:t xml:space="preserve">Addict</w:t>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rPr>
                    <w:color w:val="444444"/>
                    <w:sz w:val="19"/>
                    <w:szCs w:val="19"/>
                  </w:rPr>
                </w:pPr>
                <w:r w:rsidDel="00000000" w:rsidR="00000000" w:rsidRPr="00000000">
                  <w:rPr>
                    <w:color w:val="444444"/>
                    <w:sz w:val="19"/>
                    <w:szCs w:val="19"/>
                    <w:rtl w:val="0"/>
                  </w:rPr>
                  <w:t xml:space="preserve">$250k- $1m</w:t>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3">
                <w:pPr>
                  <w:rPr>
                    <w:color w:val="444444"/>
                    <w:sz w:val="19"/>
                    <w:szCs w:val="19"/>
                  </w:rPr>
                </w:pPr>
                <w:r w:rsidDel="00000000" w:rsidR="00000000" w:rsidRPr="00000000">
                  <w:rPr>
                    <w:color w:val="444444"/>
                    <w:sz w:val="19"/>
                    <w:szCs w:val="19"/>
                    <w:rtl w:val="0"/>
                  </w:rPr>
                  <w:t xml:space="preserve">3.5x</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0D4">
                <w:pPr>
                  <w:rPr>
                    <w:color w:val="333333"/>
                    <w:sz w:val="19"/>
                    <w:szCs w:val="19"/>
                  </w:rPr>
                </w:pPr>
                <w:r w:rsidDel="00000000" w:rsidR="00000000" w:rsidRPr="00000000">
                  <w:rPr>
                    <w:color w:val="333333"/>
                    <w:sz w:val="19"/>
                    <w:szCs w:val="19"/>
                    <w:rtl w:val="0"/>
                  </w:rPr>
                  <w:t xml:space="preserve">Intervention</w:t>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rPr>
                    <w:color w:val="444444"/>
                    <w:sz w:val="19"/>
                    <w:szCs w:val="19"/>
                  </w:rPr>
                </w:pPr>
                <w:r w:rsidDel="00000000" w:rsidR="00000000" w:rsidRPr="00000000">
                  <w:rPr>
                    <w:color w:val="444444"/>
                    <w:sz w:val="19"/>
                    <w:szCs w:val="19"/>
                    <w:rtl w:val="0"/>
                  </w:rPr>
                  <w:t xml:space="preserve">+$1m</w:t>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rPr>
                    <w:color w:val="444444"/>
                    <w:sz w:val="19"/>
                    <w:szCs w:val="19"/>
                  </w:rPr>
                </w:pPr>
                <w:r w:rsidDel="00000000" w:rsidR="00000000" w:rsidRPr="00000000">
                  <w:rPr>
                    <w:color w:val="444444"/>
                    <w:sz w:val="19"/>
                    <w:szCs w:val="19"/>
                    <w:rtl w:val="0"/>
                  </w:rPr>
                  <w:t xml:space="preserve">5x</w:t>
                </w:r>
              </w:p>
            </w:tc>
          </w:tr>
        </w:tbl>
      </w:sdtContent>
    </w:sdt>
    <w:p w:rsidR="00000000" w:rsidDel="00000000" w:rsidP="00000000" w:rsidRDefault="00000000" w:rsidRPr="00000000" w14:paraId="000000D7">
      <w:pPr>
        <w:spacing w:after="80" w:lineRule="auto"/>
        <w:rPr/>
      </w:pPr>
      <w:r w:rsidDel="00000000" w:rsidR="00000000" w:rsidRPr="00000000">
        <w:rPr>
          <w:b w:val="1"/>
          <w:bCs w:val="1"/>
          <w:color w:val="0c447c"/>
          <w:sz w:val="18"/>
          <w:szCs w:val="18"/>
          <w:rtl w:val="0"/>
        </w:rPr>
        <w:br w:type="textWrapping"/>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60.0" w:type="dxa"/>
              <w:left w:w="160.0" w:type="dxa"/>
              <w:bottom w:w="6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5"/>
                <w:szCs w:val="15"/>
                <w:rtl w:val="0"/>
              </w:rPr>
              <w:t xml:space="preserve">  NEW IN V4</w:t>
            </w:r>
            <w:r w:rsidDel="00000000" w:rsidR="00000000" w:rsidRPr="00000000">
              <w:rPr>
                <w:rtl w:val="0"/>
              </w:rPr>
            </w:r>
          </w:p>
        </w:tc>
      </w:tr>
    </w:tbl>
    <w:p w:rsidR="00000000" w:rsidDel="00000000" w:rsidP="00000000" w:rsidRDefault="00000000" w:rsidRPr="00000000" w14:paraId="000000D9">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M1.5   Points System (Pre-TGE)</w:t>
      </w:r>
      <w:r w:rsidDel="00000000" w:rsidR="00000000" w:rsidRPr="00000000">
        <w:rPr>
          <w:rtl w:val="0"/>
        </w:rPr>
      </w:r>
    </w:p>
    <w:p w:rsidR="00000000" w:rsidDel="00000000" w:rsidP="00000000" w:rsidRDefault="00000000" w:rsidRPr="00000000" w14:paraId="000000DA">
      <w:pPr>
        <w:spacing w:after="80" w:before="60" w:lineRule="auto"/>
        <w:rPr/>
      </w:pPr>
      <w:r w:rsidDel="00000000" w:rsidR="00000000" w:rsidRPr="00000000">
        <w:rPr>
          <w:rFonts w:ascii="Arial" w:cs="Arial" w:eastAsia="Arial" w:hAnsi="Arial"/>
          <w:color w:val="333333"/>
          <w:sz w:val="20"/>
          <w:szCs w:val="20"/>
          <w:rtl w:val="0"/>
        </w:rPr>
        <w:t xml:space="preserve">Points are the pre-TGE standing signal. They accumulate based on wagered volume and HEAT, and convert to $TAUNT at TGE.</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Points per dollar wagered = base rate multiplied by the player's HEAT multiplier.</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Points are generated by every completed game. Calculated on the stake amount wagered, not on winnings.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Points balance is visible on the profile and on leaderboards.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At TGE: each wallet's $TAUNT allocation = (wallet points / total points across all wallets) multiplied by the Wave 1 pool size.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Post-TGE: the system transitions to direct $TAUNT wager-to-earn emissions. The points mechanic sunsets.</w:t>
      </w:r>
      <w:r w:rsidDel="00000000" w:rsidR="00000000" w:rsidRPr="00000000">
        <w:rPr>
          <w:rtl w:val="0"/>
        </w:rPr>
      </w:r>
    </w:p>
    <w:p w:rsidR="00000000" w:rsidDel="00000000" w:rsidP="00000000" w:rsidRDefault="00000000" w:rsidRPr="00000000" w14:paraId="000000E1">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3f2fd" w:val="clear"/>
            <w:tcMar>
              <w:top w:w="140.0" w:type="dxa"/>
              <w:left w:w="180.0" w:type="dxa"/>
              <w:bottom w:w="140.0" w:type="dxa"/>
              <w:right w:w="180.0" w:type="dxa"/>
            </w:tcMar>
          </w:tcPr>
          <w:p w:rsidR="00000000" w:rsidDel="00000000" w:rsidP="00000000" w:rsidRDefault="00000000" w:rsidRPr="00000000" w14:paraId="000000E2">
            <w:pPr>
              <w:spacing w:after="80" w:before="0" w:lineRule="auto"/>
              <w:rPr/>
            </w:pPr>
            <w:r w:rsidDel="00000000" w:rsidR="00000000" w:rsidRPr="00000000">
              <w:rPr>
                <w:rFonts w:ascii="Arial" w:cs="Arial" w:eastAsia="Arial" w:hAnsi="Arial"/>
                <w:b w:val="1"/>
                <w:bCs w:val="1"/>
                <w:color w:val="0c447c"/>
                <w:sz w:val="18"/>
                <w:szCs w:val="18"/>
                <w:rtl w:val="0"/>
              </w:rPr>
              <w:t xml:space="preserve">OPEN QUESTION</w:t>
            </w:r>
            <w:r w:rsidDel="00000000" w:rsidR="00000000" w:rsidRPr="00000000">
              <w:rPr>
                <w:rtl w:val="0"/>
              </w:rPr>
            </w:r>
          </w:p>
          <w:p w:rsidR="00000000" w:rsidDel="00000000" w:rsidP="00000000" w:rsidRDefault="00000000" w:rsidRPr="00000000" w14:paraId="000000E3">
            <w:pPr>
              <w:spacing w:after="50" w:before="0" w:lineRule="auto"/>
              <w:rPr/>
            </w:pPr>
            <w:r w:rsidDel="00000000" w:rsidR="00000000" w:rsidRPr="00000000">
              <w:rPr>
                <w:rFonts w:ascii="Arial" w:cs="Arial" w:eastAsia="Arial" w:hAnsi="Arial"/>
                <w:color w:val="333333"/>
                <w:sz w:val="19"/>
                <w:szCs w:val="19"/>
                <w:rtl w:val="0"/>
              </w:rPr>
              <w:t xml:space="preserve">Base points rate per dollar wagered needs to be set. Should reflect expected total player base and total volume so that individual allocations are meaningful. Coordinate with tokenomics partner.</w:t>
            </w:r>
            <w:r w:rsidDel="00000000" w:rsidR="00000000" w:rsidRPr="00000000">
              <w:rPr>
                <w:rtl w:val="0"/>
              </w:rPr>
            </w:r>
          </w:p>
        </w:tc>
      </w:tr>
    </w:tbl>
    <w:p w:rsidR="00000000" w:rsidDel="00000000" w:rsidP="00000000" w:rsidRDefault="00000000" w:rsidRPr="00000000" w14:paraId="000000E4">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60.0" w:type="dxa"/>
              <w:left w:w="160.0" w:type="dxa"/>
              <w:bottom w:w="6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15"/>
                <w:szCs w:val="15"/>
                <w:rtl w:val="0"/>
              </w:rPr>
              <w:t xml:space="preserve">  CHANGED VS V2</w:t>
            </w:r>
            <w:r w:rsidDel="00000000" w:rsidR="00000000" w:rsidRPr="00000000">
              <w:rPr>
                <w:rtl w:val="0"/>
              </w:rPr>
            </w:r>
          </w:p>
        </w:tc>
      </w:tr>
    </w:tbl>
    <w:p w:rsidR="00000000" w:rsidDel="00000000" w:rsidP="00000000" w:rsidRDefault="00000000" w:rsidRPr="00000000" w14:paraId="000000E6">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M1.6   Referral System</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8e1" w:val="clear"/>
            <w:tcMar>
              <w:top w:w="140.0" w:type="dxa"/>
              <w:left w:w="180.0" w:type="dxa"/>
              <w:bottom w:w="140.0" w:type="dxa"/>
              <w:right w:w="180.0" w:type="dxa"/>
            </w:tcMar>
          </w:tcPr>
          <w:p w:rsidR="00000000" w:rsidDel="00000000" w:rsidP="00000000" w:rsidRDefault="00000000" w:rsidRPr="00000000" w14:paraId="000000E7">
            <w:pPr>
              <w:spacing w:after="80" w:before="0" w:lineRule="auto"/>
              <w:rPr/>
            </w:pPr>
            <w:r w:rsidDel="00000000" w:rsidR="00000000" w:rsidRPr="00000000">
              <w:rPr>
                <w:rFonts w:ascii="Arial" w:cs="Arial" w:eastAsia="Arial" w:hAnsi="Arial"/>
                <w:b w:val="1"/>
                <w:bCs w:val="1"/>
                <w:color w:val="e65100"/>
                <w:sz w:val="18"/>
                <w:szCs w:val="18"/>
                <w:rtl w:val="0"/>
              </w:rPr>
              <w:t xml:space="preserve">WHAT CHANGED VS V2</w:t>
            </w:r>
            <w:r w:rsidDel="00000000" w:rsidR="00000000" w:rsidRPr="00000000">
              <w:rPr>
                <w:rtl w:val="0"/>
              </w:rPr>
            </w:r>
          </w:p>
          <w:p w:rsidR="00000000" w:rsidDel="00000000" w:rsidP="00000000" w:rsidRDefault="00000000" w:rsidRPr="00000000" w14:paraId="000000E8">
            <w:pPr>
              <w:spacing w:after="50" w:before="0" w:lineRule="auto"/>
              <w:rPr/>
            </w:pPr>
            <w:r w:rsidDel="00000000" w:rsidR="00000000" w:rsidRPr="00000000">
              <w:rPr>
                <w:rFonts w:ascii="Arial" w:cs="Arial" w:eastAsia="Arial" w:hAnsi="Arial"/>
                <w:color w:val="333333"/>
                <w:sz w:val="19"/>
                <w:szCs w:val="19"/>
                <w:rtl w:val="0"/>
              </w:rPr>
              <w:t xml:space="preserve">Removed: pre-launch public leaderboard of referral counts. Referral count is private to each KOL only.</w:t>
            </w:r>
            <w:r w:rsidDel="00000000" w:rsidR="00000000" w:rsidRPr="00000000">
              <w:rPr>
                <w:rtl w:val="0"/>
              </w:rPr>
            </w:r>
          </w:p>
          <w:p w:rsidR="00000000" w:rsidDel="00000000" w:rsidP="00000000" w:rsidRDefault="00000000" w:rsidRPr="00000000" w14:paraId="000000E9">
            <w:pPr>
              <w:spacing w:after="50" w:before="0" w:lineRule="auto"/>
              <w:rPr/>
            </w:pPr>
            <w:r w:rsidDel="00000000" w:rsidR="00000000" w:rsidRPr="00000000">
              <w:rPr>
                <w:rFonts w:ascii="Arial" w:cs="Arial" w:eastAsia="Arial" w:hAnsi="Arial"/>
                <w:color w:val="333333"/>
                <w:sz w:val="19"/>
                <w:szCs w:val="19"/>
                <w:rtl w:val="0"/>
              </w:rPr>
              <w:t xml:space="preserve">Updated: rev share paid in SOL, not USDC.</w:t>
            </w:r>
            <w:r w:rsidDel="00000000" w:rsidR="00000000" w:rsidRPr="00000000">
              <w:rPr>
                <w:rtl w:val="0"/>
              </w:rPr>
            </w:r>
          </w:p>
          <w:p w:rsidR="00000000" w:rsidDel="00000000" w:rsidP="00000000" w:rsidRDefault="00000000" w:rsidRPr="00000000" w14:paraId="000000EA">
            <w:pPr>
              <w:spacing w:after="50" w:before="0" w:lineRule="auto"/>
              <w:rPr/>
            </w:pPr>
            <w:r w:rsidDel="00000000" w:rsidR="00000000" w:rsidRPr="00000000">
              <w:rPr>
                <w:rFonts w:ascii="Arial" w:cs="Arial" w:eastAsia="Arial" w:hAnsi="Arial"/>
                <w:color w:val="333333"/>
                <w:sz w:val="19"/>
                <w:szCs w:val="19"/>
                <w:rtl w:val="0"/>
              </w:rPr>
              <w:t xml:space="preserve">Updated: tiered rev share table revised (10% to 40% based on lifetime attributed volume).</w:t>
            </w:r>
            <w:r w:rsidDel="00000000" w:rsidR="00000000" w:rsidRPr="00000000">
              <w:rPr>
                <w:rtl w:val="0"/>
              </w:rPr>
            </w:r>
          </w:p>
          <w:p w:rsidR="00000000" w:rsidDel="00000000" w:rsidP="00000000" w:rsidRDefault="00000000" w:rsidRPr="00000000" w14:paraId="000000EB">
            <w:pPr>
              <w:spacing w:after="50" w:before="0" w:lineRule="auto"/>
              <w:rPr/>
            </w:pPr>
            <w:r w:rsidDel="00000000" w:rsidR="00000000" w:rsidRPr="00000000">
              <w:rPr>
                <w:rFonts w:ascii="Arial" w:cs="Arial" w:eastAsia="Arial" w:hAnsi="Arial"/>
                <w:color w:val="333333"/>
                <w:sz w:val="19"/>
                <w:szCs w:val="19"/>
                <w:rtl w:val="0"/>
              </w:rPr>
              <w:t xml:space="preserve">Added: referred player fee-free window for first $200 wagered plus 2x Loot Crate drop rate during that window.</w:t>
            </w:r>
            <w:r w:rsidDel="00000000" w:rsidR="00000000" w:rsidRPr="00000000">
              <w:rPr>
                <w:rtl w:val="0"/>
              </w:rPr>
            </w:r>
          </w:p>
        </w:tc>
      </w:tr>
    </w:tbl>
    <w:p w:rsidR="00000000" w:rsidDel="00000000" w:rsidP="00000000" w:rsidRDefault="00000000" w:rsidRPr="00000000" w14:paraId="000000EC">
      <w:pPr>
        <w:spacing w:after="0" w:before="80" w:lineRule="auto"/>
        <w:rPr/>
      </w:pPr>
      <w:r w:rsidDel="00000000" w:rsidR="00000000" w:rsidRPr="00000000">
        <w:rPr>
          <w:rtl w:val="0"/>
        </w:rPr>
      </w:r>
    </w:p>
    <w:p w:rsidR="00000000" w:rsidDel="00000000" w:rsidP="00000000" w:rsidRDefault="00000000" w:rsidRPr="00000000" w14:paraId="000000ED">
      <w:pPr>
        <w:spacing w:after="80" w:before="240" w:lineRule="auto"/>
        <w:rPr/>
      </w:pPr>
      <w:r w:rsidDel="00000000" w:rsidR="00000000" w:rsidRPr="00000000">
        <w:rPr>
          <w:rFonts w:ascii="Arial" w:cs="Arial" w:eastAsia="Arial" w:hAnsi="Arial"/>
          <w:b w:val="1"/>
          <w:bCs w:val="1"/>
          <w:color w:val="1a1a1a"/>
          <w:sz w:val="22"/>
          <w:szCs w:val="22"/>
          <w:rtl w:val="0"/>
        </w:rPr>
        <w:t xml:space="preserve">Pre-Launch</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KOL generates a referral link. Every wallet that signs up via that link is attributed permanently to that KOL.</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When the platform goes live, the KOL starts earning from day one on all attributed players.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38009488"/>
          <w:tag w:val="goog_rdk_16"/>
        </w:sdtPr>
        <w:sdtContent>
          <w:commentRangeStart w:id="15"/>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There is no pre-launch prize or leaderboard.</w:t>
      </w:r>
      <w:commentRangeEnd w:id="15"/>
      <w:r w:rsidDel="00000000" w:rsidR="00000000" w:rsidRPr="00000000">
        <w:commentReference w:id="15"/>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The post-launch rev share is the incentive.</w:t>
      </w:r>
      <w:r w:rsidDel="00000000" w:rsidR="00000000" w:rsidRPr="00000000">
        <w:rPr>
          <w:rtl w:val="0"/>
        </w:rPr>
      </w:r>
    </w:p>
    <w:p w:rsidR="00000000" w:rsidDel="00000000" w:rsidP="00000000" w:rsidRDefault="00000000" w:rsidRPr="00000000" w14:paraId="000000F1">
      <w:pPr>
        <w:spacing w:after="80" w:before="240" w:lineRule="auto"/>
        <w:rPr/>
      </w:pPr>
      <w:r w:rsidDel="00000000" w:rsidR="00000000" w:rsidRPr="00000000">
        <w:rPr>
          <w:rFonts w:ascii="Arial" w:cs="Arial" w:eastAsia="Arial" w:hAnsi="Arial"/>
          <w:b w:val="1"/>
          <w:bCs w:val="1"/>
          <w:color w:val="1a1a1a"/>
          <w:sz w:val="22"/>
          <w:szCs w:val="22"/>
          <w:rtl w:val="0"/>
        </w:rPr>
        <w:t xml:space="preserve">Post-Launch: KOL side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Permanent percentage of platform fees generated by attributed players. Paid in SOL. Claimable on-chain at any time.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79815153"/>
          <w:tag w:val="goog_rdk_17"/>
        </w:sdtPr>
        <w:sdtContent>
          <w:commentRangeStart w:id="16"/>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Rate scales with lifetime attributed volume: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$0 to $50k: 10%</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$50k to $250k: 20%</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$250k to $1M: 30%</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19"/>
          <w:szCs w:val="19"/>
          <w:u w:val="none"/>
          <w:shd w:fill="auto" w:val="clear"/>
          <w:vertAlign w:val="baseline"/>
          <w:rtl w:val="0"/>
        </w:rPr>
        <w:t xml:space="preserve">$1M and above: 40%</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Attribution is wallet-level, first-touch, with a 30-day rolling window.</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F9">
      <w:pPr>
        <w:spacing w:after="80" w:before="240" w:lineRule="auto"/>
        <w:rPr/>
      </w:pPr>
      <w:r w:rsidDel="00000000" w:rsidR="00000000" w:rsidRPr="00000000">
        <w:rPr>
          <w:rFonts w:ascii="Arial" w:cs="Arial" w:eastAsia="Arial" w:hAnsi="Arial"/>
          <w:b w:val="1"/>
          <w:bCs w:val="1"/>
          <w:color w:val="1a1a1a"/>
          <w:sz w:val="22"/>
          <w:szCs w:val="22"/>
          <w:rtl w:val="0"/>
        </w:rPr>
        <w:t xml:space="preserve">Post-Launch: Referred player side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Permanent fee reduction on every game, forever. Locked at the point of connecting via a referral link.</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27526487"/>
          <w:tag w:val="goog_rdk_18"/>
        </w:sdtPr>
        <w:sdtContent>
          <w:commentRangeStart w:id="17"/>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For the first $200 wagered: completely fee-free. The platform covers the fee.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During that same window: 2x Loot Crate drop rate.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After the window closes: the permanent rebate remains. The KOL earns their percentage from the reduced fee.</w:t>
      </w:r>
      <w:r w:rsidDel="00000000" w:rsidR="00000000" w:rsidRPr="00000000">
        <w:rPr>
          <w:rtl w:val="0"/>
        </w:rPr>
      </w:r>
    </w:p>
    <w:p w:rsidR="00000000" w:rsidDel="00000000" w:rsidP="00000000" w:rsidRDefault="00000000" w:rsidRPr="00000000" w14:paraId="000000FE">
      <w:pPr>
        <w:spacing w:after="80" w:before="240" w:lineRule="auto"/>
        <w:rPr/>
      </w:pPr>
      <w:r w:rsidDel="00000000" w:rsidR="00000000" w:rsidRPr="00000000">
        <w:rPr>
          <w:rFonts w:ascii="Arial" w:cs="Arial" w:eastAsia="Arial" w:hAnsi="Arial"/>
          <w:b w:val="1"/>
          <w:bCs w:val="1"/>
          <w:color w:val="1a1a1a"/>
          <w:sz w:val="22"/>
          <w:szCs w:val="22"/>
          <w:rtl w:val="0"/>
        </w:rPr>
        <w:t xml:space="preserve">KOL Dashboard (M1 minimal)</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Players attributed: total wallets connected via the KOL's link.</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Total volume generated by attributed players.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Earnings pending claim (accumulated fee share).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Claim button: on-chain, paid in SOL.</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Attribution list: when each wallet connected and their last active date.</w:t>
      </w:r>
      <w:r w:rsidDel="00000000" w:rsidR="00000000" w:rsidRPr="00000000">
        <w:rPr>
          <w:rtl w:val="0"/>
        </w:rPr>
      </w:r>
    </w:p>
    <w:p w:rsidR="00000000" w:rsidDel="00000000" w:rsidP="00000000" w:rsidRDefault="00000000" w:rsidRPr="00000000" w14:paraId="00000104">
      <w:pPr>
        <w:spacing w:after="80" w:before="240" w:lineRule="auto"/>
        <w:rPr/>
      </w:pPr>
      <w:r w:rsidDel="00000000" w:rsidR="00000000" w:rsidRPr="00000000">
        <w:rPr>
          <w:rFonts w:ascii="Arial" w:cs="Arial" w:eastAsia="Arial" w:hAnsi="Arial"/>
          <w:b w:val="1"/>
          <w:bCs w:val="1"/>
          <w:color w:val="1a1a1a"/>
          <w:sz w:val="22"/>
          <w:szCs w:val="22"/>
          <w:rtl w:val="0"/>
        </w:rPr>
        <w:t xml:space="preserve">Creator Lobby Links (M1 simplified)</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81548046"/>
          <w:tag w:val="goog_rdk_19"/>
        </w:sdtPr>
        <w:sdtContent>
          <w:commentRangeStart w:id="18"/>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Each KOL gets a custom URL: taunt.bet/</w:t>
      </w:r>
      <w:sdt>
        <w:sdtPr>
          <w:id w:val="1241586105"/>
          <w:tag w:val="goog_rdk_20"/>
        </w:sdtPr>
        <w:sdtContent>
          <w:ins w:author="Alex Tudorache" w:id="0" w:date="2026-03-31T10:47:15Z">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ref/</w:t>
            </w:r>
          </w:ins>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[kol_slug]. Players joining via this URL are attributed to the KOL automatically.</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 custom branding or lobby configuration at M1. Full creator lobby experience is M3.</w:t>
      </w:r>
      <w:r w:rsidDel="00000000" w:rsidR="00000000" w:rsidRPr="00000000">
        <w:rPr>
          <w:rtl w:val="0"/>
        </w:rPr>
      </w:r>
    </w:p>
    <w:p w:rsidR="00000000" w:rsidDel="00000000" w:rsidP="00000000" w:rsidRDefault="00000000" w:rsidRPr="00000000" w14:paraId="00000107">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60.0" w:type="dxa"/>
              <w:left w:w="160.0" w:type="dxa"/>
              <w:bottom w:w="60.0" w:type="dxa"/>
              <w:right w:w="16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15"/>
                <w:szCs w:val="15"/>
                <w:rtl w:val="0"/>
              </w:rPr>
              <w:t xml:space="preserve">  CHANGED VS V2</w:t>
            </w:r>
            <w:r w:rsidDel="00000000" w:rsidR="00000000" w:rsidRPr="00000000">
              <w:rPr>
                <w:rtl w:val="0"/>
              </w:rPr>
            </w:r>
          </w:p>
        </w:tc>
      </w:tr>
    </w:tbl>
    <w:p w:rsidR="00000000" w:rsidDel="00000000" w:rsidP="00000000" w:rsidRDefault="00000000" w:rsidRPr="00000000" w14:paraId="00000109">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M1.7   Quests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8e1" w:val="clear"/>
            <w:tcMar>
              <w:top w:w="140.0" w:type="dxa"/>
              <w:left w:w="180.0" w:type="dxa"/>
              <w:bottom w:w="140.0" w:type="dxa"/>
              <w:right w:w="180.0" w:type="dxa"/>
            </w:tcMar>
          </w:tcPr>
          <w:p w:rsidR="00000000" w:rsidDel="00000000" w:rsidP="00000000" w:rsidRDefault="00000000" w:rsidRPr="00000000" w14:paraId="0000010A">
            <w:pPr>
              <w:spacing w:after="80" w:before="0" w:lineRule="auto"/>
              <w:rPr/>
            </w:pPr>
            <w:r w:rsidDel="00000000" w:rsidR="00000000" w:rsidRPr="00000000">
              <w:rPr>
                <w:rFonts w:ascii="Arial" w:cs="Arial" w:eastAsia="Arial" w:hAnsi="Arial"/>
                <w:b w:val="1"/>
                <w:bCs w:val="1"/>
                <w:color w:val="e65100"/>
                <w:sz w:val="18"/>
                <w:szCs w:val="18"/>
                <w:rtl w:val="0"/>
              </w:rPr>
              <w:t xml:space="preserve">WHAT CHANGED VS V2</w:t>
            </w:r>
            <w:r w:rsidDel="00000000" w:rsidR="00000000" w:rsidRPr="00000000">
              <w:rPr>
                <w:rtl w:val="0"/>
              </w:rPr>
            </w:r>
          </w:p>
          <w:p w:rsidR="00000000" w:rsidDel="00000000" w:rsidP="00000000" w:rsidRDefault="00000000" w:rsidRPr="00000000" w14:paraId="0000010B">
            <w:pPr>
              <w:spacing w:after="50" w:before="0" w:lineRule="auto"/>
              <w:rPr/>
            </w:pPr>
            <w:r w:rsidDel="00000000" w:rsidR="00000000" w:rsidRPr="00000000">
              <w:rPr>
                <w:rFonts w:ascii="Arial" w:cs="Arial" w:eastAsia="Arial" w:hAnsi="Arial"/>
                <w:color w:val="333333"/>
                <w:sz w:val="19"/>
                <w:szCs w:val="19"/>
                <w:rtl w:val="0"/>
              </w:rPr>
              <w:t xml:space="preserve">Removed: XP reward amounts from all quests. Quest completion drops a Loot Crate only.</w:t>
            </w:r>
            <w:r w:rsidDel="00000000" w:rsidR="00000000" w:rsidRPr="00000000">
              <w:rPr>
                <w:rtl w:val="0"/>
              </w:rPr>
            </w:r>
          </w:p>
          <w:p w:rsidR="00000000" w:rsidDel="00000000" w:rsidP="00000000" w:rsidRDefault="00000000" w:rsidRPr="00000000" w14:paraId="0000010C">
            <w:pPr>
              <w:spacing w:after="50" w:before="0" w:lineRule="auto"/>
              <w:rPr/>
            </w:pPr>
            <w:r w:rsidDel="00000000" w:rsidR="00000000" w:rsidRPr="00000000">
              <w:rPr>
                <w:rFonts w:ascii="Arial" w:cs="Arial" w:eastAsia="Arial" w:hAnsi="Arial"/>
                <w:color w:val="333333"/>
                <w:sz w:val="19"/>
                <w:szCs w:val="19"/>
                <w:rtl w:val="0"/>
              </w:rPr>
              <w:t xml:space="preserve">Renamed from Bounties to Quests.</w:t>
            </w:r>
            <w:r w:rsidDel="00000000" w:rsidR="00000000" w:rsidRPr="00000000">
              <w:rPr>
                <w:rtl w:val="0"/>
              </w:rPr>
            </w:r>
          </w:p>
        </w:tc>
      </w:tr>
    </w:tbl>
    <w:p w:rsidR="00000000" w:rsidDel="00000000" w:rsidP="00000000" w:rsidRDefault="00000000" w:rsidRPr="00000000" w14:paraId="0000010D">
      <w:pPr>
        <w:spacing w:after="0" w:before="80" w:lineRule="auto"/>
        <w:rPr/>
      </w:pPr>
      <w:r w:rsidDel="00000000" w:rsidR="00000000" w:rsidRPr="00000000">
        <w:rPr>
          <w:rtl w:val="0"/>
        </w:rPr>
      </w:r>
    </w:p>
    <w:p w:rsidR="00000000" w:rsidDel="00000000" w:rsidP="00000000" w:rsidRDefault="00000000" w:rsidRPr="00000000" w14:paraId="0000010E">
      <w:pPr>
        <w:spacing w:after="80" w:before="60" w:lineRule="auto"/>
        <w:rPr/>
      </w:pPr>
      <w:r w:rsidDel="00000000" w:rsidR="00000000" w:rsidRPr="00000000">
        <w:rPr>
          <w:rFonts w:ascii="Arial" w:cs="Arial" w:eastAsia="Arial" w:hAnsi="Arial"/>
          <w:color w:val="333333"/>
          <w:sz w:val="20"/>
          <w:szCs w:val="20"/>
          <w:rtl w:val="0"/>
        </w:rPr>
        <w:t xml:space="preserve">Daily and weekly tasks. Completing a quest drops a Loot Crate. No other reward. Quest design principle: every quest must either fill a lobby or make the platform more active for other players. No quests that reward isolated solo behaviour.</w:t>
      </w:r>
      <w:r w:rsidDel="00000000" w:rsidR="00000000" w:rsidRPr="00000000">
        <w:rPr>
          <w:rtl w:val="0"/>
        </w:rPr>
      </w:r>
    </w:p>
    <w:p w:rsidR="00000000" w:rsidDel="00000000" w:rsidP="00000000" w:rsidRDefault="00000000" w:rsidRPr="00000000" w14:paraId="0000010F">
      <w:pPr>
        <w:spacing w:after="80" w:before="240" w:lineRule="auto"/>
        <w:rPr/>
      </w:pPr>
      <w:r w:rsidDel="00000000" w:rsidR="00000000" w:rsidRPr="00000000">
        <w:rPr>
          <w:rFonts w:ascii="Arial" w:cs="Arial" w:eastAsia="Arial" w:hAnsi="Arial"/>
          <w:b w:val="1"/>
          <w:bCs w:val="1"/>
          <w:color w:val="1a1a1a"/>
          <w:sz w:val="22"/>
          <w:szCs w:val="22"/>
          <w:rtl w:val="0"/>
        </w:rPr>
        <w:t xml:space="preserve">Daily quests   reset 00:00 UTC, 3 active per player</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Win 3 rounds of any game type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Send 5 taunts in active games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Join an open lobby within 60 seconds of it being posted</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Play during a Dogpile window</w:t>
      </w:r>
      <w:r w:rsidDel="00000000" w:rsidR="00000000" w:rsidRPr="00000000">
        <w:rPr>
          <w:rtl w:val="0"/>
        </w:rPr>
      </w:r>
    </w:p>
    <w:p w:rsidR="00000000" w:rsidDel="00000000" w:rsidP="00000000" w:rsidRDefault="00000000" w:rsidRPr="00000000" w14:paraId="00000114">
      <w:pPr>
        <w:spacing w:after="80" w:before="240" w:lineRule="auto"/>
        <w:rPr/>
      </w:pPr>
      <w:r w:rsidDel="00000000" w:rsidR="00000000" w:rsidRPr="00000000">
        <w:rPr>
          <w:rFonts w:ascii="Arial" w:cs="Arial" w:eastAsia="Arial" w:hAnsi="Arial"/>
          <w:b w:val="1"/>
          <w:bCs w:val="1"/>
          <w:color w:val="1a1a1a"/>
          <w:sz w:val="22"/>
          <w:szCs w:val="22"/>
          <w:rtl w:val="0"/>
        </w:rPr>
        <w:t xml:space="preserve">Weekly quests   reset Monday 00:00 UTC, 2 active per player</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Win 20 rounds in a week</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Play every game type in a week</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Refer a player who completes their first game</w:t>
      </w:r>
      <w:r w:rsidDel="00000000" w:rsidR="00000000" w:rsidRPr="00000000">
        <w:rPr>
          <w:rtl w:val="0"/>
        </w:rPr>
      </w:r>
    </w:p>
    <w:p w:rsidR="00000000" w:rsidDel="00000000" w:rsidP="00000000" w:rsidRDefault="00000000" w:rsidRPr="00000000" w14:paraId="00000118">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60.0" w:type="dxa"/>
              <w:left w:w="160.0" w:type="dxa"/>
              <w:bottom w:w="60.0" w:type="dxa"/>
              <w:right w:w="16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15"/>
                <w:szCs w:val="15"/>
                <w:rtl w:val="0"/>
              </w:rPr>
              <w:t xml:space="preserve">  CHANGED VS V2</w:t>
            </w:r>
            <w:r w:rsidDel="00000000" w:rsidR="00000000" w:rsidRPr="00000000">
              <w:rPr>
                <w:rtl w:val="0"/>
              </w:rPr>
            </w:r>
          </w:p>
        </w:tc>
      </w:tr>
    </w:tbl>
    <w:p w:rsidR="00000000" w:rsidDel="00000000" w:rsidP="00000000" w:rsidRDefault="00000000" w:rsidRPr="00000000" w14:paraId="0000011A">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M1.8   Loot Crates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8e1" w:val="clear"/>
            <w:tcMar>
              <w:top w:w="140.0" w:type="dxa"/>
              <w:left w:w="180.0" w:type="dxa"/>
              <w:bottom w:w="140.0" w:type="dxa"/>
              <w:right w:w="180.0" w:type="dxa"/>
            </w:tcMar>
          </w:tcPr>
          <w:p w:rsidR="00000000" w:rsidDel="00000000" w:rsidP="00000000" w:rsidRDefault="00000000" w:rsidRPr="00000000" w14:paraId="0000011B">
            <w:pPr>
              <w:spacing w:after="80" w:before="0" w:lineRule="auto"/>
              <w:rPr/>
            </w:pPr>
            <w:r w:rsidDel="00000000" w:rsidR="00000000" w:rsidRPr="00000000">
              <w:rPr>
                <w:rFonts w:ascii="Arial" w:cs="Arial" w:eastAsia="Arial" w:hAnsi="Arial"/>
                <w:b w:val="1"/>
                <w:bCs w:val="1"/>
                <w:color w:val="e65100"/>
                <w:sz w:val="18"/>
                <w:szCs w:val="18"/>
                <w:rtl w:val="0"/>
              </w:rPr>
              <w:t xml:space="preserve">WHAT CHANGED VS V2</w:t>
            </w:r>
            <w:r w:rsidDel="00000000" w:rsidR="00000000" w:rsidRPr="00000000">
              <w:rPr>
                <w:rtl w:val="0"/>
              </w:rPr>
            </w:r>
          </w:p>
          <w:p w:rsidR="00000000" w:rsidDel="00000000" w:rsidP="00000000" w:rsidRDefault="00000000" w:rsidRPr="00000000" w14:paraId="0000011C">
            <w:pPr>
              <w:spacing w:after="50" w:before="0" w:lineRule="auto"/>
              <w:rPr/>
            </w:pPr>
            <w:r w:rsidDel="00000000" w:rsidR="00000000" w:rsidRPr="00000000">
              <w:rPr>
                <w:rFonts w:ascii="Arial" w:cs="Arial" w:eastAsia="Arial" w:hAnsi="Arial"/>
                <w:color w:val="333333"/>
                <w:sz w:val="19"/>
                <w:szCs w:val="19"/>
                <w:rtl w:val="0"/>
              </w:rPr>
              <w:t xml:space="preserve">Simplified contents: cosmetics and NFTs removed. Contents are points (pre-TGE), $TAUNT (post-TGE), or SOL only.</w:t>
            </w:r>
            <w:r w:rsidDel="00000000" w:rsidR="00000000" w:rsidRPr="00000000">
              <w:rPr>
                <w:rtl w:val="0"/>
              </w:rPr>
            </w:r>
          </w:p>
          <w:p w:rsidR="00000000" w:rsidDel="00000000" w:rsidP="00000000" w:rsidRDefault="00000000" w:rsidRPr="00000000" w14:paraId="0000011D">
            <w:pPr>
              <w:spacing w:after="50" w:before="0" w:lineRule="auto"/>
              <w:rPr/>
            </w:pPr>
            <w:r w:rsidDel="00000000" w:rsidR="00000000" w:rsidRPr="00000000">
              <w:rPr>
                <w:rFonts w:ascii="Arial" w:cs="Arial" w:eastAsia="Arial" w:hAnsi="Arial"/>
                <w:color w:val="333333"/>
                <w:sz w:val="19"/>
                <w:szCs w:val="19"/>
                <w:rtl w:val="0"/>
              </w:rPr>
              <w:t xml:space="preserve">HEAT multiplier now applies to all drop probabilities.</w:t>
            </w:r>
            <w:r w:rsidDel="00000000" w:rsidR="00000000" w:rsidRPr="00000000">
              <w:rPr>
                <w:rtl w:val="0"/>
              </w:rPr>
            </w:r>
          </w:p>
          <w:p w:rsidR="00000000" w:rsidDel="00000000" w:rsidP="00000000" w:rsidRDefault="00000000" w:rsidRPr="00000000" w14:paraId="0000011E">
            <w:pPr>
              <w:spacing w:after="50" w:before="0" w:lineRule="auto"/>
              <w:rPr/>
            </w:pPr>
            <w:r w:rsidDel="00000000" w:rsidR="00000000" w:rsidRPr="00000000">
              <w:rPr>
                <w:rFonts w:ascii="Arial" w:cs="Arial" w:eastAsia="Arial" w:hAnsi="Arial"/>
                <w:color w:val="333333"/>
                <w:sz w:val="19"/>
                <w:szCs w:val="19"/>
                <w:rtl w:val="0"/>
              </w:rPr>
              <w:t xml:space="preserve">Added: Incentive Pool as the funding source for SOL contents.</w:t>
            </w:r>
            <w:r w:rsidDel="00000000" w:rsidR="00000000" w:rsidRPr="00000000">
              <w:rPr>
                <w:rtl w:val="0"/>
              </w:rPr>
            </w:r>
          </w:p>
        </w:tc>
      </w:tr>
    </w:tbl>
    <w:p w:rsidR="00000000" w:rsidDel="00000000" w:rsidP="00000000" w:rsidRDefault="00000000" w:rsidRPr="00000000" w14:paraId="0000011F">
      <w:pPr>
        <w:spacing w:after="0" w:before="80" w:lineRule="auto"/>
        <w:rPr/>
      </w:pPr>
      <w:r w:rsidDel="00000000" w:rsidR="00000000" w:rsidRPr="00000000">
        <w:rPr>
          <w:rtl w:val="0"/>
        </w:rPr>
      </w:r>
    </w:p>
    <w:p w:rsidR="00000000" w:rsidDel="00000000" w:rsidP="00000000" w:rsidRDefault="00000000" w:rsidRPr="00000000" w14:paraId="00000120">
      <w:pPr>
        <w:spacing w:after="80" w:before="60" w:lineRule="auto"/>
        <w:rPr/>
      </w:pPr>
      <w:r w:rsidDel="00000000" w:rsidR="00000000" w:rsidRPr="00000000">
        <w:rPr>
          <w:rFonts w:ascii="Arial" w:cs="Arial" w:eastAsia="Arial" w:hAnsi="Arial"/>
          <w:color w:val="333333"/>
          <w:sz w:val="20"/>
          <w:szCs w:val="20"/>
          <w:rtl w:val="0"/>
        </w:rPr>
        <w:t xml:space="preserve">Crates drop from quest completions, Dogpile participation, and weekly leaderboard finishes. Contents are either points (pre-TGE), $TAUNT (post-TGE), or SOL.</w:t>
      </w:r>
      <w:r w:rsidDel="00000000" w:rsidR="00000000" w:rsidRPr="00000000">
        <w:rPr>
          <w:rtl w:val="0"/>
        </w:rPr>
      </w:r>
    </w:p>
    <w:p w:rsidR="00000000" w:rsidDel="00000000" w:rsidP="00000000" w:rsidRDefault="00000000" w:rsidRPr="00000000" w14:paraId="00000121">
      <w:pPr>
        <w:spacing w:after="0" w:before="80" w:lineRule="auto"/>
        <w:rPr/>
      </w:pPr>
      <w:r w:rsidDel="00000000" w:rsidR="00000000" w:rsidRPr="00000000">
        <w:rPr>
          <w:rtl w:val="0"/>
        </w:rPr>
      </w:r>
    </w:p>
    <w:p w:rsidR="00000000" w:rsidDel="00000000" w:rsidP="00000000" w:rsidRDefault="00000000" w:rsidRPr="00000000" w14:paraId="00000122">
      <w:pPr>
        <w:spacing w:after="80" w:before="240" w:lineRule="auto"/>
        <w:rPr/>
      </w:pPr>
      <w:r w:rsidDel="00000000" w:rsidR="00000000" w:rsidRPr="00000000">
        <w:rPr>
          <w:rFonts w:ascii="Arial" w:cs="Arial" w:eastAsia="Arial" w:hAnsi="Arial"/>
          <w:b w:val="1"/>
          <w:bCs w:val="1"/>
          <w:color w:val="1a1a1a"/>
          <w:sz w:val="22"/>
          <w:szCs w:val="22"/>
          <w:rtl w:val="0"/>
        </w:rPr>
        <w:t xml:space="preserve">Drop triggers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Quest completion: one crate per completed quest.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Dogpile participation: qualifying players receive a crate when the window closes.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Weekly leaderboard top 10: automatic distribution at reset on Monday.</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Guaranteed drop: a counter is tracked per wallet. At 50 completed games without a drop, one is guaranteed regardless of HEAT. Counter resets on drop.</w:t>
      </w:r>
      <w:r w:rsidDel="00000000" w:rsidR="00000000" w:rsidRPr="00000000">
        <w:rPr>
          <w:rtl w:val="0"/>
        </w:rPr>
      </w:r>
    </w:p>
    <w:p w:rsidR="00000000" w:rsidDel="00000000" w:rsidP="00000000" w:rsidRDefault="00000000" w:rsidRPr="00000000" w14:paraId="00000127">
      <w:pPr>
        <w:spacing w:after="0" w:before="80" w:lineRule="auto"/>
        <w:rPr/>
      </w:pPr>
      <w:r w:rsidDel="00000000" w:rsidR="00000000" w:rsidRPr="00000000">
        <w:rPr>
          <w:rtl w:val="0"/>
        </w:rPr>
      </w:r>
    </w:p>
    <w:p w:rsidR="00000000" w:rsidDel="00000000" w:rsidP="00000000" w:rsidRDefault="00000000" w:rsidRPr="00000000" w14:paraId="00000128">
      <w:pPr>
        <w:spacing w:after="80" w:before="240" w:lineRule="auto"/>
        <w:rPr/>
      </w:pPr>
      <w:r w:rsidDel="00000000" w:rsidR="00000000" w:rsidRPr="00000000">
        <w:rPr>
          <w:rFonts w:ascii="Arial" w:cs="Arial" w:eastAsia="Arial" w:hAnsi="Arial"/>
          <w:b w:val="1"/>
          <w:bCs w:val="1"/>
          <w:color w:val="1a1a1a"/>
          <w:sz w:val="22"/>
          <w:szCs w:val="22"/>
          <w:rtl w:val="0"/>
        </w:rPr>
        <w:t xml:space="preserve">Drop probability table</w:t>
      </w:r>
      <w:r w:rsidDel="00000000" w:rsidR="00000000" w:rsidRPr="00000000">
        <w:rPr>
          <w:rtl w:val="0"/>
        </w:rPr>
      </w:r>
    </w:p>
    <w:p w:rsidR="00000000" w:rsidDel="00000000" w:rsidP="00000000" w:rsidRDefault="00000000" w:rsidRPr="00000000" w14:paraId="00000129">
      <w:pPr>
        <w:spacing w:after="80" w:before="60" w:lineRule="auto"/>
        <w:rPr/>
      </w:pPr>
      <w:r w:rsidDel="00000000" w:rsidR="00000000" w:rsidRPr="00000000">
        <w:rPr>
          <w:rFonts w:ascii="Arial" w:cs="Arial" w:eastAsia="Arial" w:hAnsi="Arial"/>
          <w:color w:val="333333"/>
          <w:sz w:val="20"/>
          <w:szCs w:val="20"/>
          <w:rtl w:val="0"/>
        </w:rPr>
        <w:t xml:space="preserve">Base probabilities shown below. All rates are multiplied by the player's HEAT multiplier before being applied.</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40.0" w:type="dxa"/>
              <w:bottom w:w="10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9"/>
                <w:szCs w:val="19"/>
                <w:rtl w:val="0"/>
              </w:rPr>
              <w:t xml:space="preserve">Contents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40.0" w:type="dxa"/>
              <w:bottom w:w="10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19"/>
                <w:szCs w:val="19"/>
                <w:rtl w:val="0"/>
              </w:rPr>
              <w:t xml:space="preserve">Base probability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333333"/>
                <w:sz w:val="19"/>
                <w:szCs w:val="19"/>
                <w:rtl w:val="0"/>
              </w:rPr>
              <w:t xml:space="preserve">Small points bundle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444444"/>
                <w:sz w:val="19"/>
                <w:szCs w:val="19"/>
                <w:rtl w:val="0"/>
              </w:rPr>
              <w:t xml:space="preserve">64%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333333"/>
                <w:sz w:val="19"/>
                <w:szCs w:val="19"/>
                <w:rtl w:val="0"/>
              </w:rPr>
              <w:t xml:space="preserve">Medium points bundle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444444"/>
                <w:sz w:val="19"/>
                <w:szCs w:val="19"/>
                <w:rtl w:val="0"/>
              </w:rPr>
              <w:t xml:space="preserve">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333333"/>
                <w:sz w:val="19"/>
                <w:szCs w:val="19"/>
                <w:rtl w:val="0"/>
              </w:rPr>
              <w:t xml:space="preserve">Large points bundle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444444"/>
                <w:sz w:val="19"/>
                <w:szCs w:val="19"/>
                <w:rtl w:val="0"/>
              </w:rPr>
              <w:t xml:space="preserve">12.5%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333333"/>
                <w:sz w:val="19"/>
                <w:szCs w:val="19"/>
                <w:rtl w:val="0"/>
              </w:rPr>
              <w:t xml:space="preserve">SOL drop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444444"/>
                <w:sz w:val="19"/>
                <w:szCs w:val="19"/>
                <w:rtl w:val="0"/>
              </w:rPr>
              <w:t xml:space="preserve">0.25%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7f7"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333333"/>
                <w:sz w:val="19"/>
                <w:szCs w:val="19"/>
                <w:rtl w:val="0"/>
              </w:rPr>
              <w:t xml:space="preserve">Large SOL drop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444444"/>
                <w:sz w:val="19"/>
                <w:szCs w:val="19"/>
                <w:rtl w:val="0"/>
              </w:rPr>
              <w:t xml:space="preserve">0.01%</w:t>
            </w:r>
            <w:r w:rsidDel="00000000" w:rsidR="00000000" w:rsidRPr="00000000">
              <w:rPr>
                <w:rtl w:val="0"/>
              </w:rPr>
            </w:r>
          </w:p>
        </w:tc>
      </w:tr>
    </w:tbl>
    <w:p w:rsidR="00000000" w:rsidDel="00000000" w:rsidP="00000000" w:rsidRDefault="00000000" w:rsidRPr="00000000" w14:paraId="00000136">
      <w:pPr>
        <w:spacing w:after="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5f8" w:val="clear"/>
            <w:tcMar>
              <w:top w:w="140.0" w:type="dxa"/>
              <w:left w:w="180.0" w:type="dxa"/>
              <w:bottom w:w="140.0" w:type="dxa"/>
              <w:right w:w="180.0" w:type="dxa"/>
            </w:tcMar>
          </w:tcPr>
          <w:p w:rsidR="00000000" w:rsidDel="00000000" w:rsidP="00000000" w:rsidRDefault="00000000" w:rsidRPr="00000000" w14:paraId="00000137">
            <w:pPr>
              <w:spacing w:after="80" w:before="0" w:lineRule="auto"/>
              <w:rPr/>
            </w:pPr>
            <w:r w:rsidDel="00000000" w:rsidR="00000000" w:rsidRPr="00000000">
              <w:rPr>
                <w:rFonts w:ascii="Arial" w:cs="Arial" w:eastAsia="Arial" w:hAnsi="Arial"/>
                <w:b w:val="1"/>
                <w:bCs w:val="1"/>
                <w:color w:val="e0185a"/>
                <w:sz w:val="18"/>
                <w:szCs w:val="18"/>
                <w:rtl w:val="0"/>
              </w:rPr>
              <w:t xml:space="preserve">INCENTIVE POOL</w:t>
            </w:r>
            <w:r w:rsidDel="00000000" w:rsidR="00000000" w:rsidRPr="00000000">
              <w:rPr>
                <w:rtl w:val="0"/>
              </w:rPr>
            </w:r>
          </w:p>
          <w:p w:rsidR="00000000" w:rsidDel="00000000" w:rsidP="00000000" w:rsidRDefault="00000000" w:rsidRPr="00000000" w14:paraId="00000138">
            <w:pPr>
              <w:spacing w:after="50" w:lineRule="auto"/>
              <w:rPr>
                <w:color w:val="333333"/>
                <w:sz w:val="19"/>
                <w:szCs w:val="19"/>
              </w:rPr>
            </w:pPr>
            <w:r w:rsidDel="00000000" w:rsidR="00000000" w:rsidRPr="00000000">
              <w:rPr>
                <w:color w:val="333333"/>
                <w:sz w:val="19"/>
                <w:szCs w:val="19"/>
                <w:rtl w:val="0"/>
              </w:rPr>
              <w:t xml:space="preserve">20% of all platform fees collected (1% of total volume) is ring-fenced into the Incentive Pool. This pool is the funding source for all community reward drops on the platform. Nothing else draws from it.</w:t>
            </w:r>
          </w:p>
          <w:p w:rsidR="00000000" w:rsidDel="00000000" w:rsidP="00000000" w:rsidRDefault="00000000" w:rsidRPr="00000000" w14:paraId="00000139">
            <w:pPr>
              <w:spacing w:after="50" w:lineRule="auto"/>
              <w:rPr>
                <w:color w:val="333333"/>
                <w:sz w:val="19"/>
                <w:szCs w:val="19"/>
              </w:rPr>
            </w:pPr>
            <w:r w:rsidDel="00000000" w:rsidR="00000000" w:rsidRPr="00000000">
              <w:rPr>
                <w:color w:val="333333"/>
                <w:sz w:val="19"/>
                <w:szCs w:val="19"/>
                <w:rtl w:val="0"/>
              </w:rPr>
              <w:t xml:space="preserve">The pool funds three things exclusively:</w:t>
            </w:r>
          </w:p>
          <w:p w:rsidR="00000000" w:rsidDel="00000000" w:rsidP="00000000" w:rsidRDefault="00000000" w:rsidRPr="00000000" w14:paraId="0000013A">
            <w:pPr>
              <w:spacing w:after="50" w:lineRule="auto"/>
              <w:rPr>
                <w:color w:val="333333"/>
                <w:sz w:val="19"/>
                <w:szCs w:val="19"/>
              </w:rPr>
            </w:pPr>
            <w:r w:rsidDel="00000000" w:rsidR="00000000" w:rsidRPr="00000000">
              <w:rPr>
                <w:rtl w:val="0"/>
              </w:rPr>
            </w:r>
          </w:p>
          <w:p w:rsidR="00000000" w:rsidDel="00000000" w:rsidP="00000000" w:rsidRDefault="00000000" w:rsidRPr="00000000" w14:paraId="0000013B">
            <w:pPr>
              <w:spacing w:after="50" w:lineRule="auto"/>
              <w:rPr>
                <w:color w:val="333333"/>
                <w:sz w:val="19"/>
                <w:szCs w:val="19"/>
              </w:rPr>
            </w:pPr>
            <w:r w:rsidDel="00000000" w:rsidR="00000000" w:rsidRPr="00000000">
              <w:rPr>
                <w:color w:val="333333"/>
                <w:sz w:val="19"/>
                <w:szCs w:val="19"/>
                <w:rtl w:val="0"/>
              </w:rPr>
              <w:t xml:space="preserve">Dogpile reward drops, distributed to participants when the boss is defeated</w:t>
            </w:r>
          </w:p>
          <w:p w:rsidR="00000000" w:rsidDel="00000000" w:rsidP="00000000" w:rsidRDefault="00000000" w:rsidRPr="00000000" w14:paraId="0000013C">
            <w:pPr>
              <w:spacing w:after="50" w:lineRule="auto"/>
              <w:rPr>
                <w:color w:val="333333"/>
                <w:sz w:val="19"/>
                <w:szCs w:val="19"/>
              </w:rPr>
            </w:pPr>
            <w:r w:rsidDel="00000000" w:rsidR="00000000" w:rsidRPr="00000000">
              <w:rPr>
                <w:color w:val="333333"/>
                <w:sz w:val="19"/>
                <w:szCs w:val="19"/>
                <w:rtl w:val="0"/>
              </w:rPr>
              <w:t xml:space="preserve">Loot Crate SOL contents, applied to the SOL drop tiers in the drop table</w:t>
            </w:r>
          </w:p>
          <w:p w:rsidR="00000000" w:rsidDel="00000000" w:rsidP="00000000" w:rsidRDefault="00000000" w:rsidRPr="00000000" w14:paraId="0000013D">
            <w:pPr>
              <w:spacing w:after="50" w:lineRule="auto"/>
              <w:rPr>
                <w:color w:val="333333"/>
                <w:sz w:val="19"/>
                <w:szCs w:val="19"/>
              </w:rPr>
            </w:pPr>
            <w:r w:rsidDel="00000000" w:rsidR="00000000" w:rsidRPr="00000000">
              <w:rPr>
                <w:color w:val="333333"/>
                <w:sz w:val="19"/>
                <w:szCs w:val="19"/>
                <w:rtl w:val="0"/>
              </w:rPr>
              <w:t xml:space="preserve">Weekly leaderboard prizes, distributed automatically at the Monday reset</w:t>
            </w:r>
          </w:p>
          <w:p w:rsidR="00000000" w:rsidDel="00000000" w:rsidP="00000000" w:rsidRDefault="00000000" w:rsidRPr="00000000" w14:paraId="0000013E">
            <w:pPr>
              <w:spacing w:after="50" w:lineRule="auto"/>
              <w:rPr>
                <w:color w:val="333333"/>
                <w:sz w:val="19"/>
                <w:szCs w:val="19"/>
              </w:rPr>
            </w:pPr>
            <w:r w:rsidDel="00000000" w:rsidR="00000000" w:rsidRPr="00000000">
              <w:rPr>
                <w:rtl w:val="0"/>
              </w:rPr>
            </w:r>
          </w:p>
          <w:p w:rsidR="00000000" w:rsidDel="00000000" w:rsidP="00000000" w:rsidRDefault="00000000" w:rsidRPr="00000000" w14:paraId="0000013F">
            <w:pPr>
              <w:spacing w:after="50" w:lineRule="auto"/>
              <w:rPr>
                <w:color w:val="333333"/>
                <w:sz w:val="19"/>
                <w:szCs w:val="19"/>
              </w:rPr>
            </w:pPr>
            <w:r w:rsidDel="00000000" w:rsidR="00000000" w:rsidRPr="00000000">
              <w:rPr>
                <w:color w:val="333333"/>
                <w:sz w:val="19"/>
                <w:szCs w:val="19"/>
                <w:rtl w:val="0"/>
              </w:rPr>
              <w:t xml:space="preserve">Pool balance is visible in the UI. If a Dogpile boss is not defeated, the uncollected allocation rolls over and accumulates into the next event, increasing its value until the community defeats it.</w:t>
            </w:r>
          </w:p>
        </w:tc>
      </w:tr>
    </w:tbl>
    <w:p w:rsidR="00000000" w:rsidDel="00000000" w:rsidP="00000000" w:rsidRDefault="00000000" w:rsidRPr="00000000" w14:paraId="00000140">
      <w:pPr>
        <w:spacing w:after="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60.0" w:type="dxa"/>
              <w:left w:w="160.0" w:type="dxa"/>
              <w:bottom w:w="60.0" w:type="dxa"/>
              <w:right w:w="16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15"/>
                <w:szCs w:val="15"/>
                <w:rtl w:val="0"/>
              </w:rPr>
              <w:t xml:space="preserve">  CHANGED VS V2</w:t>
            </w:r>
            <w:r w:rsidDel="00000000" w:rsidR="00000000" w:rsidRPr="00000000">
              <w:rPr>
                <w:rtl w:val="0"/>
              </w:rPr>
            </w:r>
          </w:p>
        </w:tc>
      </w:tr>
    </w:tbl>
    <w:p w:rsidR="00000000" w:rsidDel="00000000" w:rsidP="00000000" w:rsidRDefault="00000000" w:rsidRPr="00000000" w14:paraId="00000142">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M1.9   Dogpile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8e1" w:val="clear"/>
            <w:tcMar>
              <w:top w:w="140.0" w:type="dxa"/>
              <w:left w:w="180.0" w:type="dxa"/>
              <w:bottom w:w="140.0" w:type="dxa"/>
              <w:right w:w="180.0" w:type="dxa"/>
            </w:tcMar>
          </w:tcPr>
          <w:p w:rsidR="00000000" w:rsidDel="00000000" w:rsidP="00000000" w:rsidRDefault="00000000" w:rsidRPr="00000000" w14:paraId="00000143">
            <w:pPr>
              <w:spacing w:after="80" w:before="0" w:lineRule="auto"/>
              <w:rPr/>
            </w:pPr>
            <w:r w:rsidDel="00000000" w:rsidR="00000000" w:rsidRPr="00000000">
              <w:rPr>
                <w:rFonts w:ascii="Arial" w:cs="Arial" w:eastAsia="Arial" w:hAnsi="Arial"/>
                <w:b w:val="1"/>
                <w:bCs w:val="1"/>
                <w:color w:val="e65100"/>
                <w:sz w:val="18"/>
                <w:szCs w:val="18"/>
                <w:rtl w:val="0"/>
              </w:rPr>
              <w:t xml:space="preserve">WHAT CHANGED VS V2</w:t>
            </w:r>
            <w:r w:rsidDel="00000000" w:rsidR="00000000" w:rsidRPr="00000000">
              <w:rPr>
                <w:rtl w:val="0"/>
              </w:rPr>
            </w:r>
          </w:p>
          <w:p w:rsidR="00000000" w:rsidDel="00000000" w:rsidP="00000000" w:rsidRDefault="00000000" w:rsidRPr="00000000" w14:paraId="00000144">
            <w:pPr>
              <w:spacing w:after="50" w:before="0" w:lineRule="auto"/>
              <w:rPr/>
            </w:pPr>
            <w:r w:rsidDel="00000000" w:rsidR="00000000" w:rsidRPr="00000000">
              <w:rPr>
                <w:rFonts w:ascii="Arial" w:cs="Arial" w:eastAsia="Arial" w:hAnsi="Arial"/>
                <w:color w:val="333333"/>
                <w:sz w:val="19"/>
                <w:szCs w:val="19"/>
                <w:rtl w:val="0"/>
              </w:rPr>
              <w:t xml:space="preserve">Added: boss HP mechanic. HP is set by admin per event.</w:t>
            </w:r>
            <w:r w:rsidDel="00000000" w:rsidR="00000000" w:rsidRPr="00000000">
              <w:rPr>
                <w:rtl w:val="0"/>
              </w:rPr>
            </w:r>
          </w:p>
          <w:p w:rsidR="00000000" w:rsidDel="00000000" w:rsidP="00000000" w:rsidRDefault="00000000" w:rsidRPr="00000000" w14:paraId="00000145">
            <w:pPr>
              <w:spacing w:after="50" w:before="0" w:lineRule="auto"/>
              <w:rPr/>
            </w:pPr>
            <w:r w:rsidDel="00000000" w:rsidR="00000000" w:rsidRPr="00000000">
              <w:rPr>
                <w:rFonts w:ascii="Arial" w:cs="Arial" w:eastAsia="Arial" w:hAnsi="Arial"/>
                <w:color w:val="333333"/>
                <w:sz w:val="19"/>
                <w:szCs w:val="19"/>
                <w:rtl w:val="0"/>
              </w:rPr>
              <w:t xml:space="preserve">Added: undefeated pool rolls over to next Dogpile.</w:t>
            </w:r>
            <w:r w:rsidDel="00000000" w:rsidR="00000000" w:rsidRPr="00000000">
              <w:rPr>
                <w:rtl w:val="0"/>
              </w:rPr>
            </w:r>
          </w:p>
          <w:p w:rsidR="00000000" w:rsidDel="00000000" w:rsidP="00000000" w:rsidRDefault="00000000" w:rsidRPr="00000000" w14:paraId="00000146">
            <w:pPr>
              <w:spacing w:after="50" w:before="0" w:lineRule="auto"/>
              <w:rPr/>
            </w:pPr>
            <w:r w:rsidDel="00000000" w:rsidR="00000000" w:rsidRPr="00000000">
              <w:rPr>
                <w:rFonts w:ascii="Arial" w:cs="Arial" w:eastAsia="Arial" w:hAnsi="Arial"/>
                <w:color w:val="333333"/>
                <w:sz w:val="19"/>
                <w:szCs w:val="19"/>
                <w:rtl w:val="0"/>
              </w:rPr>
              <w:t xml:space="preserve">Added: HEAT multiplier is maxed for all players during the window.</w:t>
            </w:r>
            <w:r w:rsidDel="00000000" w:rsidR="00000000" w:rsidRPr="00000000">
              <w:rPr>
                <w:rtl w:val="0"/>
              </w:rPr>
            </w:r>
          </w:p>
          <w:p w:rsidR="00000000" w:rsidDel="00000000" w:rsidP="00000000" w:rsidRDefault="00000000" w:rsidRPr="00000000" w14:paraId="00000147">
            <w:pPr>
              <w:spacing w:after="50" w:before="0" w:lineRule="auto"/>
              <w:rPr/>
            </w:pPr>
            <w:r w:rsidDel="00000000" w:rsidR="00000000" w:rsidRPr="00000000">
              <w:rPr>
                <w:rFonts w:ascii="Arial" w:cs="Arial" w:eastAsia="Arial" w:hAnsi="Arial"/>
                <w:color w:val="333333"/>
                <w:sz w:val="19"/>
                <w:szCs w:val="19"/>
                <w:rtl w:val="0"/>
              </w:rPr>
              <w:t xml:space="preserve">Moved from M2 to M1.</w:t>
            </w:r>
            <w:r w:rsidDel="00000000" w:rsidR="00000000" w:rsidRPr="00000000">
              <w:rPr>
                <w:rtl w:val="0"/>
              </w:rPr>
            </w:r>
          </w:p>
        </w:tc>
      </w:tr>
    </w:tbl>
    <w:p w:rsidR="00000000" w:rsidDel="00000000" w:rsidP="00000000" w:rsidRDefault="00000000" w:rsidRPr="00000000" w14:paraId="00000148">
      <w:pPr>
        <w:spacing w:after="0" w:before="80" w:lineRule="auto"/>
        <w:rPr/>
      </w:pPr>
      <w:r w:rsidDel="00000000" w:rsidR="00000000" w:rsidRPr="00000000">
        <w:rPr>
          <w:rtl w:val="0"/>
        </w:rPr>
      </w:r>
    </w:p>
    <w:p w:rsidR="00000000" w:rsidDel="00000000" w:rsidP="00000000" w:rsidRDefault="00000000" w:rsidRPr="00000000" w14:paraId="00000149">
      <w:pPr>
        <w:spacing w:after="80" w:before="60" w:lineRule="auto"/>
        <w:rPr/>
      </w:pPr>
      <w:r w:rsidDel="00000000" w:rsidR="00000000" w:rsidRPr="00000000">
        <w:rPr>
          <w:rFonts w:ascii="Arial" w:cs="Arial" w:eastAsia="Arial" w:hAnsi="Arial"/>
          <w:color w:val="333333"/>
          <w:sz w:val="20"/>
          <w:szCs w:val="20"/>
          <w:rtl w:val="0"/>
        </w:rPr>
        <w:t xml:space="preserve">A 60-minute community event that runs 3 times per day on a fixed schedule, spaced to cover US, EU, and APAC timezones. The primary mechanic for concentrating concurrent activity and filling lobbies at the same time.</w:t>
      </w:r>
      <w:r w:rsidDel="00000000" w:rsidR="00000000" w:rsidRPr="00000000">
        <w:rPr>
          <w:rtl w:val="0"/>
        </w:rPr>
      </w:r>
    </w:p>
    <w:p w:rsidR="00000000" w:rsidDel="00000000" w:rsidP="00000000" w:rsidRDefault="00000000" w:rsidRPr="00000000" w14:paraId="0000014A">
      <w:pPr>
        <w:spacing w:after="0" w:before="80" w:lineRule="auto"/>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 shared boss has HP set by admin per event.</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Every completed game during the window deals damage proportional to the stake wagered.</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If the community hits the HP threshold before the window closes, a percentage of fees collected during that window is distributed back to participants proportional to damage dealt.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If the threshold is not hit, the boss survives and the uncollected pool rolls over to the next Dogpile, increasing its value.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During the window, every player's HEAT multiplier is treated as maxed out for points accrual and Loot Crate drop chances.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Admin can trigger manual Dogpile windows for launch day, KOL events, and special occasions.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Funded by the Incentive Pool.</w:t>
      </w:r>
      <w:r w:rsidDel="00000000" w:rsidR="00000000" w:rsidRPr="00000000">
        <w:rPr>
          <w:rtl w:val="0"/>
        </w:rPr>
      </w:r>
    </w:p>
    <w:p w:rsidR="00000000" w:rsidDel="00000000" w:rsidP="00000000" w:rsidRDefault="00000000" w:rsidRPr="00000000" w14:paraId="00000152">
      <w:pPr>
        <w:spacing w:after="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3f2fd" w:val="clear"/>
            <w:tcMar>
              <w:top w:w="140.0" w:type="dxa"/>
              <w:left w:w="180.0" w:type="dxa"/>
              <w:bottom w:w="140.0" w:type="dxa"/>
              <w:right w:w="180.0" w:type="dxa"/>
            </w:tcMar>
          </w:tcPr>
          <w:p w:rsidR="00000000" w:rsidDel="00000000" w:rsidP="00000000" w:rsidRDefault="00000000" w:rsidRPr="00000000" w14:paraId="00000153">
            <w:pPr>
              <w:spacing w:after="80" w:before="0" w:lineRule="auto"/>
              <w:rPr/>
            </w:pPr>
            <w:r w:rsidDel="00000000" w:rsidR="00000000" w:rsidRPr="00000000">
              <w:rPr>
                <w:rFonts w:ascii="Arial" w:cs="Arial" w:eastAsia="Arial" w:hAnsi="Arial"/>
                <w:b w:val="1"/>
                <w:bCs w:val="1"/>
                <w:color w:val="0c447c"/>
                <w:sz w:val="18"/>
                <w:szCs w:val="18"/>
                <w:rtl w:val="0"/>
              </w:rPr>
              <w:t xml:space="preserve">OPEN QUESTION</w:t>
            </w:r>
            <w:r w:rsidDel="00000000" w:rsidR="00000000" w:rsidRPr="00000000">
              <w:rPr>
                <w:rtl w:val="0"/>
              </w:rPr>
            </w:r>
          </w:p>
          <w:p w:rsidR="00000000" w:rsidDel="00000000" w:rsidP="00000000" w:rsidRDefault="00000000" w:rsidRPr="00000000" w14:paraId="00000154">
            <w:pPr>
              <w:spacing w:after="50" w:before="0" w:lineRule="auto"/>
              <w:rPr/>
            </w:pPr>
            <w:r w:rsidDel="00000000" w:rsidR="00000000" w:rsidRPr="00000000">
              <w:rPr>
                <w:rFonts w:ascii="Arial" w:cs="Arial" w:eastAsia="Arial" w:hAnsi="Arial"/>
                <w:color w:val="333333"/>
                <w:sz w:val="19"/>
                <w:szCs w:val="19"/>
                <w:rtl w:val="0"/>
              </w:rPr>
              <w:t xml:space="preserve">Boss HP calibration: needs to be set so the community can defeat it on most events but not all. Recommend calibrating for a threshold achievable with approximately 30 concurrent active players, then adjusting based on observed behaviour.</w:t>
            </w:r>
            <w:r w:rsidDel="00000000" w:rsidR="00000000" w:rsidRPr="00000000">
              <w:rPr>
                <w:rtl w:val="0"/>
              </w:rPr>
            </w:r>
          </w:p>
        </w:tc>
      </w:tr>
    </w:tbl>
    <w:p w:rsidR="00000000" w:rsidDel="00000000" w:rsidP="00000000" w:rsidRDefault="00000000" w:rsidRPr="00000000" w14:paraId="00000155">
      <w:pPr>
        <w:spacing w:after="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60.0" w:type="dxa"/>
              <w:left w:w="160.0" w:type="dxa"/>
              <w:bottom w:w="60.0" w:type="dxa"/>
              <w:right w:w="16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15"/>
                <w:szCs w:val="15"/>
                <w:rtl w:val="0"/>
              </w:rPr>
              <w:t xml:space="preserve">  NEW IN V4</w:t>
            </w:r>
            <w:r w:rsidDel="00000000" w:rsidR="00000000" w:rsidRPr="00000000">
              <w:rPr>
                <w:rtl w:val="0"/>
              </w:rPr>
            </w:r>
          </w:p>
        </w:tc>
      </w:tr>
    </w:tbl>
    <w:p w:rsidR="00000000" w:rsidDel="00000000" w:rsidP="00000000" w:rsidRDefault="00000000" w:rsidRPr="00000000" w14:paraId="00000157">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M1.10   The Pit (Landing and Lobby)</w:t>
      </w:r>
      <w:r w:rsidDel="00000000" w:rsidR="00000000" w:rsidRPr="00000000">
        <w:rPr>
          <w:rtl w:val="0"/>
        </w:rPr>
      </w:r>
    </w:p>
    <w:p w:rsidR="00000000" w:rsidDel="00000000" w:rsidP="00000000" w:rsidRDefault="00000000" w:rsidRPr="00000000" w14:paraId="00000158">
      <w:pPr>
        <w:spacing w:after="80" w:before="60" w:lineRule="auto"/>
        <w:rPr/>
      </w:pPr>
      <w:r w:rsidDel="00000000" w:rsidR="00000000" w:rsidRPr="00000000">
        <w:rPr>
          <w:rFonts w:ascii="Arial" w:cs="Arial" w:eastAsia="Arial" w:hAnsi="Arial"/>
          <w:color w:val="333333"/>
          <w:sz w:val="20"/>
          <w:szCs w:val="20"/>
          <w:rtl w:val="0"/>
        </w:rPr>
        <w:t xml:space="preserve">The home screen of the platform. Displays live activity before and after wallet connection.</w:t>
      </w:r>
      <w:r w:rsidDel="00000000" w:rsidR="00000000" w:rsidRPr="00000000">
        <w:rPr>
          <w:rtl w:val="0"/>
        </w:rPr>
      </w:r>
    </w:p>
    <w:p w:rsidR="00000000" w:rsidDel="00000000" w:rsidP="00000000" w:rsidRDefault="00000000" w:rsidRPr="00000000" w14:paraId="00000159">
      <w:pPr>
        <w:spacing w:after="80" w:before="240" w:lineRule="auto"/>
        <w:rPr/>
      </w:pPr>
      <w:r w:rsidDel="00000000" w:rsidR="00000000" w:rsidRPr="00000000">
        <w:rPr>
          <w:rFonts w:ascii="Arial" w:cs="Arial" w:eastAsia="Arial" w:hAnsi="Arial"/>
          <w:b w:val="1"/>
          <w:bCs w:val="1"/>
          <w:color w:val="1a1a1a"/>
          <w:sz w:val="22"/>
          <w:szCs w:val="22"/>
          <w:rtl w:val="0"/>
        </w:rPr>
        <w:t xml:space="preserve">Pre-connect view</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Live ticker of recent large wins scrolling in real time.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Active game count by game type.</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Dogpile countdown and current boss HP status.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Total platform volume (all-time and today).</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Biggest pot of the day.</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Connect wallet as the single CTA.</w:t>
      </w:r>
      <w:r w:rsidDel="00000000" w:rsidR="00000000" w:rsidRPr="00000000">
        <w:rPr>
          <w:rtl w:val="0"/>
        </w:rPr>
      </w:r>
    </w:p>
    <w:p w:rsidR="00000000" w:rsidDel="00000000" w:rsidP="00000000" w:rsidRDefault="00000000" w:rsidRPr="00000000" w14:paraId="00000160">
      <w:pPr>
        <w:spacing w:after="80" w:before="240" w:lineRule="auto"/>
        <w:rPr/>
      </w:pPr>
      <w:r w:rsidDel="00000000" w:rsidR="00000000" w:rsidRPr="00000000">
        <w:rPr>
          <w:rFonts w:ascii="Arial" w:cs="Arial" w:eastAsia="Arial" w:hAnsi="Arial"/>
          <w:b w:val="1"/>
          <w:bCs w:val="1"/>
          <w:color w:val="1a1a1a"/>
          <w:sz w:val="22"/>
          <w:szCs w:val="22"/>
          <w:rtl w:val="0"/>
        </w:rPr>
        <w:t xml:space="preserve">Post-connect view (the lobby)</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Open games board: live list of posted games showing game type and stake amount. Accept button on each.</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Post a game button as the primary action.</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Dogpile status and countdown.</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Active quests shown inline.</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Points balance and HEAT multiplier.</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Global chat.</w:t>
      </w:r>
      <w:r w:rsidDel="00000000" w:rsidR="00000000" w:rsidRPr="00000000">
        <w:rPr>
          <w:rtl w:val="0"/>
        </w:rPr>
      </w:r>
    </w:p>
    <w:p w:rsidR="00000000" w:rsidDel="00000000" w:rsidP="00000000" w:rsidRDefault="00000000" w:rsidRPr="00000000" w14:paraId="00000167">
      <w:pPr>
        <w:spacing w:after="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60.0" w:type="dxa"/>
              <w:left w:w="160.0" w:type="dxa"/>
              <w:bottom w:w="60.0" w:type="dxa"/>
              <w:right w:w="16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15"/>
                <w:szCs w:val="15"/>
                <w:rtl w:val="0"/>
              </w:rPr>
              <w:t xml:space="preserve">  NEW IN V4</w:t>
            </w:r>
            <w:r w:rsidDel="00000000" w:rsidR="00000000" w:rsidRPr="00000000">
              <w:rPr>
                <w:rtl w:val="0"/>
              </w:rPr>
            </w:r>
          </w:p>
        </w:tc>
      </w:tr>
    </w:tbl>
    <w:p w:rsidR="00000000" w:rsidDel="00000000" w:rsidP="00000000" w:rsidRDefault="00000000" w:rsidRPr="00000000" w14:paraId="00000169">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M1.11   Global Chat</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Single global chat on the main lobby screen.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Separate from in-game taunts. Global chat is for community interaction: reactions to wins, Dogpile coordination, general conversation.</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Wallet address shown by default. Username shown if the player has set one.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Minimally moderated.</w:t>
      </w:r>
      <w:r w:rsidDel="00000000" w:rsidR="00000000" w:rsidRPr="00000000">
        <w:rPr>
          <w:rtl w:val="0"/>
        </w:rPr>
      </w:r>
    </w:p>
    <w:p w:rsidR="00000000" w:rsidDel="00000000" w:rsidP="00000000" w:rsidRDefault="00000000" w:rsidRPr="00000000" w14:paraId="0000016E">
      <w:pPr>
        <w:spacing w:after="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60.0" w:type="dxa"/>
              <w:left w:w="160.0" w:type="dxa"/>
              <w:bottom w:w="60.0" w:type="dxa"/>
              <w:right w:w="16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15"/>
                <w:szCs w:val="15"/>
                <w:rtl w:val="0"/>
              </w:rPr>
              <w:t xml:space="preserve">  NEW IN V4</w:t>
            </w:r>
            <w:r w:rsidDel="00000000" w:rsidR="00000000" w:rsidRPr="00000000">
              <w:rPr>
                <w:rtl w:val="0"/>
              </w:rPr>
            </w:r>
          </w:p>
        </w:tc>
      </w:tr>
    </w:tbl>
    <w:p w:rsidR="00000000" w:rsidDel="00000000" w:rsidP="00000000" w:rsidRDefault="00000000" w:rsidRPr="00000000" w14:paraId="00000170">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M1.12   Provable Fairness Page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Standalone page accessible to anyone, no wallet connection required.</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Input any session ID to see the full verification trace: commitment hash, entropy slot used, slot hash value, derivation steps, and final result.</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Plain language explanation alongside raw on-chain data.</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Linked from every settled game in the player's transaction history.</w:t>
      </w:r>
      <w:r w:rsidDel="00000000" w:rsidR="00000000" w:rsidRPr="00000000">
        <w:rPr>
          <w:rtl w:val="0"/>
        </w:rPr>
      </w:r>
    </w:p>
    <w:p w:rsidR="00000000" w:rsidDel="00000000" w:rsidP="00000000" w:rsidRDefault="00000000" w:rsidRPr="00000000" w14:paraId="00000175">
      <w:pPr>
        <w:spacing w:after="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60.0" w:type="dxa"/>
              <w:left w:w="160.0" w:type="dxa"/>
              <w:bottom w:w="60.0" w:type="dxa"/>
              <w:right w:w="16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15"/>
                <w:szCs w:val="15"/>
                <w:rtl w:val="0"/>
              </w:rPr>
              <w:t xml:space="preserve">  NEW IN V4</w:t>
            </w:r>
            <w:r w:rsidDel="00000000" w:rsidR="00000000" w:rsidRPr="00000000">
              <w:rPr>
                <w:rtl w:val="0"/>
              </w:rPr>
            </w:r>
          </w:p>
        </w:tc>
      </w:tr>
    </w:tbl>
    <w:p w:rsidR="00000000" w:rsidDel="00000000" w:rsidP="00000000" w:rsidRDefault="00000000" w:rsidRPr="00000000" w14:paraId="00000177">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M1.13   KOL Dashboard</w:t>
      </w:r>
      <w:r w:rsidDel="00000000" w:rsidR="00000000" w:rsidRPr="00000000">
        <w:rPr>
          <w:rtl w:val="0"/>
        </w:rPr>
      </w:r>
    </w:p>
    <w:p w:rsidR="00000000" w:rsidDel="00000000" w:rsidP="00000000" w:rsidRDefault="00000000" w:rsidRPr="00000000" w14:paraId="00000178">
      <w:pPr>
        <w:spacing w:after="80" w:before="60" w:lineRule="auto"/>
        <w:rPr/>
      </w:pPr>
      <w:r w:rsidDel="00000000" w:rsidR="00000000" w:rsidRPr="00000000">
        <w:rPr>
          <w:rFonts w:ascii="Arial" w:cs="Arial" w:eastAsia="Arial" w:hAnsi="Arial"/>
          <w:color w:val="333333"/>
          <w:sz w:val="20"/>
          <w:szCs w:val="20"/>
          <w:rtl w:val="0"/>
        </w:rPr>
        <w:t xml:space="preserve">Available from M1 launch. Gives KOLs visibility into attribution and earnings.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Players attributed: total wallets connected via their referral link.</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Total volume generated by attributed players.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Earnings pending claim.</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Claim button: on-chain transaction, paid in SOL.</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Attribution list: wallet, connection date, last active date.</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80" w:before="0" w:lineRule="auto"/>
        <w:rPr>
          <w:b w:val="1"/>
          <w:bCs w:val="1"/>
          <w:sz w:val="30"/>
          <w:szCs w:val="30"/>
        </w:rPr>
      </w:pPr>
      <w:r w:rsidDel="00000000" w:rsidR="00000000" w:rsidRPr="00000000">
        <w:rPr>
          <w:rFonts w:ascii="Arial" w:cs="Arial" w:eastAsia="Arial" w:hAnsi="Arial"/>
          <w:b w:val="1"/>
          <w:bCs w:val="1"/>
          <w:color w:val="e0185a"/>
          <w:sz w:val="26"/>
          <w:szCs w:val="26"/>
          <w:rtl w:val="0"/>
        </w:rPr>
        <w:t xml:space="preserve">M1 GAMES</w:t>
      </w:r>
      <w:r w:rsidDel="00000000" w:rsidR="00000000" w:rsidRPr="00000000">
        <w:rPr>
          <w:rtl w:val="0"/>
        </w:rPr>
      </w:r>
    </w:p>
    <w:p w:rsidR="00000000" w:rsidDel="00000000" w:rsidP="00000000" w:rsidRDefault="00000000" w:rsidRPr="00000000" w14:paraId="00000180">
      <w:pPr>
        <w:spacing w:after="80" w:before="60" w:lineRule="auto"/>
        <w:rPr/>
      </w:pPr>
      <w:r w:rsidDel="00000000" w:rsidR="00000000" w:rsidRPr="00000000">
        <w:rPr>
          <w:rFonts w:ascii="Arial" w:cs="Arial" w:eastAsia="Arial" w:hAnsi="Arial"/>
          <w:color w:val="333333"/>
          <w:sz w:val="20"/>
          <w:szCs w:val="20"/>
          <w:rtl w:val="0"/>
        </w:rPr>
        <w:t xml:space="preserve">Games follow all non-game platform features deliberately. The platform layer (profiles, HEAT, points, referrals, quests, crates, Dogpile, lobby) is what gives the games context and retention. The games without this layer are just games.</w:t>
      </w:r>
      <w:r w:rsidDel="00000000" w:rsidR="00000000" w:rsidRPr="00000000">
        <w:rPr>
          <w:rtl w:val="0"/>
        </w:rPr>
      </w:r>
    </w:p>
    <w:p w:rsidR="00000000" w:rsidDel="00000000" w:rsidP="00000000" w:rsidRDefault="00000000" w:rsidRPr="00000000" w14:paraId="00000181">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M1.14   Game: Flip You</w:t>
      </w:r>
      <w:r w:rsidDel="00000000" w:rsidR="00000000" w:rsidRPr="00000000">
        <w:rPr>
          <w:rtl w:val="0"/>
        </w:rPr>
      </w:r>
    </w:p>
    <w:p w:rsidR="00000000" w:rsidDel="00000000" w:rsidP="00000000" w:rsidRDefault="00000000" w:rsidRPr="00000000" w14:paraId="00000182">
      <w:pPr>
        <w:spacing w:after="80" w:before="60" w:lineRule="auto"/>
        <w:rPr/>
      </w:pPr>
      <w:r w:rsidDel="00000000" w:rsidR="00000000" w:rsidRPr="00000000">
        <w:rPr>
          <w:rFonts w:ascii="Arial" w:cs="Arial" w:eastAsia="Arial" w:hAnsi="Arial"/>
          <w:color w:val="333333"/>
          <w:sz w:val="20"/>
          <w:szCs w:val="20"/>
          <w:rtl w:val="0"/>
        </w:rPr>
        <w:t xml:space="preserve">1v1. Instant. Provably fair coinflip. On-chain entropy and commit-reveal.</w:t>
      </w:r>
      <w:r w:rsidDel="00000000" w:rsidR="00000000" w:rsidRPr="00000000">
        <w:rPr>
          <w:rtl w:val="0"/>
        </w:rPr>
      </w:r>
    </w:p>
    <w:p w:rsidR="00000000" w:rsidDel="00000000" w:rsidP="00000000" w:rsidRDefault="00000000" w:rsidRPr="00000000" w14:paraId="00000183">
      <w:pPr>
        <w:spacing w:after="80" w:before="240" w:lineRule="auto"/>
        <w:rPr/>
      </w:pPr>
      <w:r w:rsidDel="00000000" w:rsidR="00000000" w:rsidRPr="00000000">
        <w:rPr>
          <w:rFonts w:ascii="Arial" w:cs="Arial" w:eastAsia="Arial" w:hAnsi="Arial"/>
          <w:b w:val="1"/>
          <w:bCs w:val="1"/>
          <w:color w:val="1a1a1a"/>
          <w:sz w:val="22"/>
          <w:szCs w:val="22"/>
          <w:rtl w:val="0"/>
        </w:rPr>
        <w:t xml:space="preserve">Player flow</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Player A posts a game: picks heads or tails, sets stake amount, deposits to escrow. Game appears on the lobby board.</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Player B accepts the game from the board: takes the opposite side, matches the stake. Server commits hash at join.</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At the target block, the server reads the block hash, reveals the secret, and derives the result. Contract verifies. Winner receives 95 to 97% of the pot. Fee goes to treasury.</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If the server goes dark after the escrow locks, a permissionless timeout refund is available to any party. Both players receive full principal and no fee is taken.</w:t>
      </w:r>
      <w:r w:rsidDel="00000000" w:rsidR="00000000" w:rsidRPr="00000000">
        <w:rPr>
          <w:rtl w:val="0"/>
        </w:rPr>
      </w:r>
    </w:p>
    <w:p w:rsidR="00000000" w:rsidDel="00000000" w:rsidP="00000000" w:rsidRDefault="00000000" w:rsidRPr="00000000" w14:paraId="00000188">
      <w:pPr>
        <w:spacing w:after="80" w:before="240" w:lineRule="auto"/>
        <w:rPr/>
      </w:pPr>
      <w:r w:rsidDel="00000000" w:rsidR="00000000" w:rsidRPr="00000000">
        <w:rPr>
          <w:rFonts w:ascii="Arial" w:cs="Arial" w:eastAsia="Arial" w:hAnsi="Arial"/>
          <w:b w:val="1"/>
          <w:bCs w:val="1"/>
          <w:color w:val="1a1a1a"/>
          <w:sz w:val="22"/>
          <w:szCs w:val="22"/>
          <w:rtl w:val="0"/>
        </w:rPr>
        <w:t xml:space="preserve">Arena Game Variant</w:t>
      </w:r>
      <w:r w:rsidDel="00000000" w:rsidR="00000000" w:rsidRPr="00000000">
        <w:rPr>
          <w:rtl w:val="0"/>
        </w:rPr>
      </w:r>
    </w:p>
    <w:p w:rsidR="00000000" w:rsidDel="00000000" w:rsidP="00000000" w:rsidRDefault="00000000" w:rsidRPr="00000000" w14:paraId="00000189">
      <w:pPr>
        <w:spacing w:after="80" w:before="60"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The coinflip mechanic is also presented as a physics arena game, which serves as the primary marketing demo asset. Two avatar bubbles bounce around the arena. </w:t>
      </w:r>
    </w:p>
    <w:p w:rsidR="00000000" w:rsidDel="00000000" w:rsidP="00000000" w:rsidRDefault="00000000" w:rsidRPr="00000000" w14:paraId="0000018A">
      <w:pPr>
        <w:spacing w:after="80" w:before="60"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Each starts with 5 lives. SAW power-ups appear randomly and give the collecting player a rotating blade that deals damage on collision with the opponent. HEART power-ups restore one life. The round ends when one player reaches 0 lives. Winner screen shows a result and auto-resets. The underlying 50/50 outcome is still provably fair. </w:t>
      </w:r>
    </w:p>
    <w:p w:rsidR="00000000" w:rsidDel="00000000" w:rsidP="00000000" w:rsidRDefault="00000000" w:rsidRPr="00000000" w14:paraId="0000018B">
      <w:pPr>
        <w:spacing w:after="80" w:before="60" w:lineRule="auto"/>
        <w:rPr/>
      </w:pPr>
      <w:r w:rsidDel="00000000" w:rsidR="00000000" w:rsidRPr="00000000">
        <w:rPr>
          <w:rFonts w:ascii="Arial" w:cs="Arial" w:eastAsia="Arial" w:hAnsi="Arial"/>
          <w:color w:val="333333"/>
          <w:sz w:val="20"/>
          <w:szCs w:val="20"/>
          <w:rtl w:val="0"/>
        </w:rPr>
        <w:t xml:space="preserve">The physics engine is the visual layer. This design pattern is the template for how other TAUNT games can be reskinned with different visual mechanics and presented as distinct game experiences.</w:t>
      </w:r>
      <w:r w:rsidDel="00000000" w:rsidR="00000000" w:rsidRPr="00000000">
        <w:rPr>
          <w:rtl w:val="0"/>
        </w:rPr>
      </w:r>
    </w:p>
    <w:p w:rsidR="00000000" w:rsidDel="00000000" w:rsidP="00000000" w:rsidRDefault="00000000" w:rsidRPr="00000000" w14:paraId="0000018C">
      <w:pPr>
        <w:spacing w:after="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60.0" w:type="dxa"/>
              <w:left w:w="160.0" w:type="dxa"/>
              <w:bottom w:w="60.0" w:type="dxa"/>
              <w:right w:w="16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15"/>
                <w:szCs w:val="15"/>
                <w:rtl w:val="0"/>
              </w:rPr>
              <w:t xml:space="preserve">  CHANGED VS V2</w:t>
            </w:r>
            <w:r w:rsidDel="00000000" w:rsidR="00000000" w:rsidRPr="00000000">
              <w:rPr>
                <w:rtl w:val="0"/>
              </w:rPr>
            </w:r>
          </w:p>
        </w:tc>
      </w:tr>
    </w:tbl>
    <w:p w:rsidR="00000000" w:rsidDel="00000000" w:rsidP="00000000" w:rsidRDefault="00000000" w:rsidRPr="00000000" w14:paraId="0000018E">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M1.15   Game: Jackpot (Pot Shot)</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8e1" w:val="clear"/>
            <w:tcMar>
              <w:top w:w="140.0" w:type="dxa"/>
              <w:left w:w="180.0" w:type="dxa"/>
              <w:bottom w:w="140.0" w:type="dxa"/>
              <w:right w:w="180.0" w:type="dxa"/>
            </w:tcMar>
          </w:tcPr>
          <w:p w:rsidR="00000000" w:rsidDel="00000000" w:rsidP="00000000" w:rsidRDefault="00000000" w:rsidRPr="00000000" w14:paraId="0000018F">
            <w:pPr>
              <w:spacing w:after="80" w:before="0" w:lineRule="auto"/>
              <w:rPr/>
            </w:pPr>
            <w:r w:rsidDel="00000000" w:rsidR="00000000" w:rsidRPr="00000000">
              <w:rPr>
                <w:rFonts w:ascii="Arial" w:cs="Arial" w:eastAsia="Arial" w:hAnsi="Arial"/>
                <w:b w:val="1"/>
                <w:bCs w:val="1"/>
                <w:color w:val="e65100"/>
                <w:sz w:val="18"/>
                <w:szCs w:val="18"/>
                <w:rtl w:val="0"/>
              </w:rPr>
              <w:t xml:space="preserve">WHAT CHANGED VS V2</w:t>
            </w:r>
            <w:r w:rsidDel="00000000" w:rsidR="00000000" w:rsidRPr="00000000">
              <w:rPr>
                <w:rtl w:val="0"/>
              </w:rPr>
            </w:r>
          </w:p>
          <w:p w:rsidR="00000000" w:rsidDel="00000000" w:rsidP="00000000" w:rsidRDefault="00000000" w:rsidRPr="00000000" w14:paraId="00000190">
            <w:pPr>
              <w:spacing w:after="50" w:before="0" w:lineRule="auto"/>
              <w:rPr/>
            </w:pPr>
            <w:r w:rsidDel="00000000" w:rsidR="00000000" w:rsidRPr="00000000">
              <w:rPr>
                <w:rFonts w:ascii="Arial" w:cs="Arial" w:eastAsia="Arial" w:hAnsi="Arial"/>
                <w:color w:val="333333"/>
                <w:sz w:val="19"/>
                <w:szCs w:val="19"/>
                <w:rtl w:val="0"/>
              </w:rPr>
              <w:t xml:space="preserve">Replaces Pull Out (Crash) in the M1 launch lineup. Pull Out moves to M2.</w:t>
            </w:r>
            <w:r w:rsidDel="00000000" w:rsidR="00000000" w:rsidRPr="00000000">
              <w:rPr>
                <w:rtl w:val="0"/>
              </w:rPr>
            </w:r>
          </w:p>
          <w:p w:rsidR="00000000" w:rsidDel="00000000" w:rsidP="00000000" w:rsidRDefault="00000000" w:rsidRPr="00000000" w14:paraId="00000191">
            <w:pPr>
              <w:spacing w:after="50" w:before="0" w:lineRule="auto"/>
              <w:rPr/>
            </w:pPr>
            <w:r w:rsidDel="00000000" w:rsidR="00000000" w:rsidRPr="00000000">
              <w:rPr>
                <w:rFonts w:ascii="Arial" w:cs="Arial" w:eastAsia="Arial" w:hAnsi="Arial"/>
                <w:color w:val="333333"/>
                <w:sz w:val="19"/>
                <w:szCs w:val="19"/>
                <w:rtl w:val="0"/>
              </w:rPr>
              <w:t xml:space="preserve">Game is the same as Pot Shot described in v2 but now positioned as a launch game with the name Jackpot.</w:t>
            </w:r>
            <w:r w:rsidDel="00000000" w:rsidR="00000000" w:rsidRPr="00000000">
              <w:rPr>
                <w:rtl w:val="0"/>
              </w:rPr>
            </w:r>
          </w:p>
        </w:tc>
      </w:tr>
    </w:tbl>
    <w:p w:rsidR="00000000" w:rsidDel="00000000" w:rsidP="00000000" w:rsidRDefault="00000000" w:rsidRPr="00000000" w14:paraId="00000192">
      <w:pPr>
        <w:spacing w:after="0" w:before="80" w:lineRule="auto"/>
        <w:rPr/>
      </w:pPr>
      <w:r w:rsidDel="00000000" w:rsidR="00000000" w:rsidRPr="00000000">
        <w:rPr>
          <w:rtl w:val="0"/>
        </w:rPr>
      </w:r>
    </w:p>
    <w:p w:rsidR="00000000" w:rsidDel="00000000" w:rsidP="00000000" w:rsidRDefault="00000000" w:rsidRPr="00000000" w14:paraId="00000193">
      <w:pPr>
        <w:spacing w:after="80" w:before="60" w:lineRule="auto"/>
        <w:rPr/>
      </w:pPr>
      <w:r w:rsidDel="00000000" w:rsidR="00000000" w:rsidRPr="00000000">
        <w:rPr>
          <w:rFonts w:ascii="Arial" w:cs="Arial" w:eastAsia="Arial" w:hAnsi="Arial"/>
          <w:color w:val="333333"/>
          <w:sz w:val="20"/>
          <w:szCs w:val="20"/>
          <w:rtl w:val="0"/>
        </w:rPr>
        <w:t xml:space="preserve">Multiplayer PvP lottery. </w:t>
      </w:r>
      <w:sdt>
        <w:sdtPr>
          <w:id w:val="-1248740767"/>
          <w:tag w:val="goog_rdk_21"/>
        </w:sdtPr>
        <w:sdtContent>
          <w:commentRangeStart w:id="19"/>
        </w:sdtContent>
      </w:sdt>
      <w:r w:rsidDel="00000000" w:rsidR="00000000" w:rsidRPr="00000000">
        <w:rPr>
          <w:rFonts w:ascii="Arial" w:cs="Arial" w:eastAsia="Arial" w:hAnsi="Arial"/>
          <w:color w:val="333333"/>
          <w:sz w:val="20"/>
          <w:szCs w:val="20"/>
          <w:rtl w:val="0"/>
        </w:rPr>
        <w:t xml:space="preserve">More entries</w:t>
      </w:r>
      <w:commentRangeEnd w:id="19"/>
      <w:r w:rsidDel="00000000" w:rsidR="00000000" w:rsidRPr="00000000">
        <w:commentReference w:id="19"/>
      </w:r>
      <w:r w:rsidDel="00000000" w:rsidR="00000000" w:rsidRPr="00000000">
        <w:rPr>
          <w:rFonts w:ascii="Arial" w:cs="Arial" w:eastAsia="Arial" w:hAnsi="Arial"/>
          <w:color w:val="333333"/>
          <w:sz w:val="20"/>
          <w:szCs w:val="20"/>
          <w:rtl w:val="0"/>
        </w:rPr>
        <w:t xml:space="preserve"> means better odds. 60-second entry window. On-chain entropy spins. One winner takes the pot.</w:t>
      </w:r>
      <w:r w:rsidDel="00000000" w:rsidR="00000000" w:rsidRPr="00000000">
        <w:rPr>
          <w:rtl w:val="0"/>
        </w:rPr>
      </w:r>
    </w:p>
    <w:p w:rsidR="00000000" w:rsidDel="00000000" w:rsidP="00000000" w:rsidRDefault="00000000" w:rsidRPr="00000000" w14:paraId="00000194">
      <w:pPr>
        <w:spacing w:after="80" w:before="240" w:lineRule="auto"/>
        <w:rPr/>
      </w:pPr>
      <w:r w:rsidDel="00000000" w:rsidR="00000000" w:rsidRPr="00000000">
        <w:rPr>
          <w:rFonts w:ascii="Arial" w:cs="Arial" w:eastAsia="Arial" w:hAnsi="Arial"/>
          <w:b w:val="1"/>
          <w:bCs w:val="1"/>
          <w:color w:val="1a1a1a"/>
          <w:sz w:val="22"/>
          <w:szCs w:val="22"/>
          <w:rtl w:val="0"/>
        </w:rPr>
        <w:t xml:space="preserve">Player flow</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Round opens. 60-second entry window. Players buy entries at a stake amount.</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Each additional entry from the same player increases their weighting in the pool.</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At window close, entropy is derived from </w:t>
      </w:r>
      <w:sdt>
        <w:sdtPr>
          <w:id w:val="724607384"/>
          <w:tag w:val="goog_rdk_22"/>
        </w:sdtPr>
        <w:sdtContent>
          <w:commentRangeStart w:id="20"/>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block hash</w:t>
      </w:r>
      <w:commentRangeEnd w:id="20"/>
      <w:r w:rsidDel="00000000" w:rsidR="00000000" w:rsidRPr="00000000">
        <w:commentReference w:id="20"/>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The result maps to a winning entry slot across the weighted pool. The player who owns that slot wins 95 to 97% of the total pot. Fee to treasury.</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63927730"/>
          <w:tag w:val="goog_rdk_23"/>
        </w:sdtPr>
        <w:sdtContent>
          <w:commentRangeStart w:id="21"/>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Minimum 2 players to proceed. If only 1 player entered, full refund and no fee taken.</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03331475"/>
          <w:tag w:val="goog_rdk_24"/>
        </w:sdtPr>
        <w:sdtContent>
          <w:commentRangeStart w:id="22"/>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Maximum entries per player is configurable. Default is 10.</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9A">
      <w:pPr>
        <w:spacing w:after="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3f2fd" w:val="clear"/>
            <w:tcMar>
              <w:top w:w="140.0" w:type="dxa"/>
              <w:left w:w="180.0" w:type="dxa"/>
              <w:bottom w:w="140.0" w:type="dxa"/>
              <w:right w:w="180.0" w:type="dxa"/>
            </w:tcMar>
          </w:tcPr>
          <w:p w:rsidR="00000000" w:rsidDel="00000000" w:rsidP="00000000" w:rsidRDefault="00000000" w:rsidRPr="00000000" w14:paraId="0000019B">
            <w:pPr>
              <w:spacing w:after="80" w:before="0" w:lineRule="auto"/>
              <w:rPr/>
            </w:pPr>
            <w:r w:rsidDel="00000000" w:rsidR="00000000" w:rsidRPr="00000000">
              <w:rPr>
                <w:rFonts w:ascii="Arial" w:cs="Arial" w:eastAsia="Arial" w:hAnsi="Arial"/>
                <w:b w:val="1"/>
                <w:bCs w:val="1"/>
                <w:color w:val="0c447c"/>
                <w:sz w:val="18"/>
                <w:szCs w:val="18"/>
                <w:rtl w:val="0"/>
              </w:rPr>
              <w:t xml:space="preserve">OPEN QUESTION</w:t>
            </w:r>
            <w:r w:rsidDel="00000000" w:rsidR="00000000" w:rsidRPr="00000000">
              <w:rPr>
                <w:rtl w:val="0"/>
              </w:rPr>
            </w:r>
          </w:p>
          <w:p w:rsidR="00000000" w:rsidDel="00000000" w:rsidP="00000000" w:rsidRDefault="00000000" w:rsidRPr="00000000" w14:paraId="0000019C">
            <w:pPr>
              <w:spacing w:after="50" w:before="0" w:lineRule="auto"/>
              <w:rPr/>
            </w:pPr>
            <w:r w:rsidDel="00000000" w:rsidR="00000000" w:rsidRPr="00000000">
              <w:rPr>
                <w:rFonts w:ascii="Arial" w:cs="Arial" w:eastAsia="Arial" w:hAnsi="Arial"/>
                <w:color w:val="333333"/>
                <w:sz w:val="19"/>
                <w:szCs w:val="19"/>
                <w:rtl w:val="0"/>
              </w:rPr>
              <w:t xml:space="preserve">Entry price mechanic: </w:t>
            </w:r>
            <w:sdt>
              <w:sdtPr>
                <w:id w:val="-2047933439"/>
                <w:tag w:val="goog_rdk_25"/>
              </w:sdtPr>
              <w:sdtContent>
                <w:commentRangeStart w:id="23"/>
              </w:sdtContent>
            </w:sdt>
            <w:r w:rsidDel="00000000" w:rsidR="00000000" w:rsidRPr="00000000">
              <w:rPr>
                <w:rFonts w:ascii="Arial" w:cs="Arial" w:eastAsia="Arial" w:hAnsi="Arial"/>
                <w:color w:val="333333"/>
                <w:sz w:val="19"/>
                <w:szCs w:val="19"/>
                <w:rtl w:val="0"/>
              </w:rPr>
              <w:t xml:space="preserve">does each entry have a fixed cost set per round</w:t>
            </w:r>
            <w:commentRangeEnd w:id="23"/>
            <w:r w:rsidDel="00000000" w:rsidR="00000000" w:rsidRPr="00000000">
              <w:commentReference w:id="23"/>
            </w:r>
            <w:r w:rsidDel="00000000" w:rsidR="00000000" w:rsidRPr="00000000">
              <w:rPr>
                <w:rFonts w:ascii="Arial" w:cs="Arial" w:eastAsia="Arial" w:hAnsi="Arial"/>
                <w:color w:val="333333"/>
                <w:sz w:val="19"/>
                <w:szCs w:val="19"/>
                <w:rtl w:val="0"/>
              </w:rPr>
              <w:t xml:space="preserve"> (e.g. $10 per entry regardless of player), or can players set the size of each entry freely? This affects how the weighted pool is calculated and the fairness model. Needs a product decision before dev.</w:t>
            </w:r>
            <w:r w:rsidDel="00000000" w:rsidR="00000000" w:rsidRPr="00000000">
              <w:rPr>
                <w:rtl w:val="0"/>
              </w:rPr>
            </w:r>
          </w:p>
        </w:tc>
      </w:tr>
    </w:tbl>
    <w:p w:rsidR="00000000" w:rsidDel="00000000" w:rsidP="00000000" w:rsidRDefault="00000000" w:rsidRPr="00000000" w14:paraId="0000019D">
      <w:pPr>
        <w:pStyle w:val="Heading2"/>
        <w:spacing w:after="120" w:before="320" w:lineRule="auto"/>
        <w:rPr/>
      </w:pPr>
      <w:r w:rsidDel="00000000" w:rsidR="00000000" w:rsidRPr="00000000">
        <w:rPr>
          <w:rFonts w:ascii="Arial" w:cs="Arial" w:eastAsia="Arial" w:hAnsi="Arial"/>
          <w:b w:val="1"/>
          <w:bCs w:val="1"/>
          <w:color w:val="1a1a1a"/>
          <w:sz w:val="26"/>
          <w:szCs w:val="26"/>
          <w:rtl w:val="0"/>
        </w:rPr>
        <w:t xml:space="preserve">M1.16   Game: Close Call</w:t>
      </w:r>
      <w:r w:rsidDel="00000000" w:rsidR="00000000" w:rsidRPr="00000000">
        <w:rPr>
          <w:rtl w:val="0"/>
        </w:rPr>
      </w:r>
    </w:p>
    <w:p w:rsidR="00000000" w:rsidDel="00000000" w:rsidP="00000000" w:rsidRDefault="00000000" w:rsidRPr="00000000" w14:paraId="0000019E">
      <w:pPr>
        <w:spacing w:after="80" w:before="60" w:lineRule="auto"/>
        <w:rPr/>
      </w:pPr>
      <w:r w:rsidDel="00000000" w:rsidR="00000000" w:rsidRPr="00000000">
        <w:rPr>
          <w:rFonts w:ascii="Arial" w:cs="Arial" w:eastAsia="Arial" w:hAnsi="Arial"/>
          <w:color w:val="333333"/>
          <w:sz w:val="20"/>
          <w:szCs w:val="20"/>
          <w:rtl w:val="0"/>
        </w:rPr>
        <w:t xml:space="preserve">Multiplayer pari-mutuel. Predict whether the next BTC 1-minute candle closes green or red.</w:t>
      </w:r>
      <w:r w:rsidDel="00000000" w:rsidR="00000000" w:rsidRPr="00000000">
        <w:rPr>
          <w:rtl w:val="0"/>
        </w:rPr>
      </w:r>
    </w:p>
    <w:p w:rsidR="00000000" w:rsidDel="00000000" w:rsidP="00000000" w:rsidRDefault="00000000" w:rsidRPr="00000000" w14:paraId="0000019F">
      <w:pPr>
        <w:spacing w:after="80" w:before="240" w:lineRule="auto"/>
        <w:rPr/>
      </w:pPr>
      <w:r w:rsidDel="00000000" w:rsidR="00000000" w:rsidRPr="00000000">
        <w:rPr>
          <w:rFonts w:ascii="Arial" w:cs="Arial" w:eastAsia="Arial" w:hAnsi="Arial"/>
          <w:b w:val="1"/>
          <w:bCs w:val="1"/>
          <w:color w:val="1a1a1a"/>
          <w:sz w:val="22"/>
          <w:szCs w:val="22"/>
          <w:rtl w:val="0"/>
        </w:rPr>
        <w:t xml:space="preserve">Player flow</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30-second betting window. Players bet LONG or SHORT at any stake amount.</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Betting locks. BTC 1-minute candle is in progress. Live price feed displayed.</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64866478"/>
          <w:tag w:val="goog_rdk_26"/>
        </w:sdtPr>
        <w:sdtContent>
          <w:commentRangeStart w:id="24"/>
        </w:sdtContent>
      </w:sdt>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Candle closes. Pyth oracle price is captured on-chain as the settlement price.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Winners split the losing side's pool pro-rata by their stake size.</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Flat candle (open price equals close price): round is void, all stakes refunded, no fee taken.</w:t>
      </w:r>
      <w:r w:rsidDel="00000000" w:rsidR="00000000" w:rsidRPr="00000000">
        <w:rPr>
          <w:rtl w:val="0"/>
        </w:rPr>
      </w:r>
    </w:p>
    <w:p w:rsidR="00000000" w:rsidDel="00000000" w:rsidP="00000000" w:rsidRDefault="00000000" w:rsidRPr="00000000" w14:paraId="000001A5">
      <w:pPr>
        <w:spacing w:after="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60.0" w:type="dxa"/>
              <w:left w:w="160.0" w:type="dxa"/>
              <w:bottom w:w="60.0" w:type="dxa"/>
              <w:right w:w="16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ffffff"/>
                <w:sz w:val="15"/>
                <w:szCs w:val="15"/>
                <w:rtl w:val="0"/>
              </w:rPr>
              <w:t xml:space="preserve">  REMOVED VS V2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ebee" w:val="clear"/>
            <w:tcMar>
              <w:top w:w="140.0" w:type="dxa"/>
              <w:left w:w="180.0" w:type="dxa"/>
              <w:bottom w:w="140.0" w:type="dxa"/>
              <w:right w:w="180.0" w:type="dxa"/>
            </w:tcMar>
          </w:tcPr>
          <w:p w:rsidR="00000000" w:rsidDel="00000000" w:rsidP="00000000" w:rsidRDefault="00000000" w:rsidRPr="00000000" w14:paraId="000001A7">
            <w:pPr>
              <w:spacing w:after="80" w:before="0" w:lineRule="auto"/>
              <w:rPr/>
            </w:pPr>
            <w:r w:rsidDel="00000000" w:rsidR="00000000" w:rsidRPr="00000000">
              <w:rPr>
                <w:rFonts w:ascii="Arial" w:cs="Arial" w:eastAsia="Arial" w:hAnsi="Arial"/>
                <w:b w:val="1"/>
                <w:bCs w:val="1"/>
                <w:color w:val="b71c1c"/>
                <w:sz w:val="18"/>
                <w:szCs w:val="18"/>
                <w:rtl w:val="0"/>
              </w:rPr>
              <w:t xml:space="preserve">REMOVED VS V2</w:t>
            </w:r>
            <w:r w:rsidDel="00000000" w:rsidR="00000000" w:rsidRPr="00000000">
              <w:rPr>
                <w:rtl w:val="0"/>
              </w:rPr>
            </w:r>
          </w:p>
          <w:p w:rsidR="00000000" w:rsidDel="00000000" w:rsidP="00000000" w:rsidRDefault="00000000" w:rsidRPr="00000000" w14:paraId="000001A8">
            <w:pPr>
              <w:spacing w:after="50" w:before="0" w:lineRule="auto"/>
              <w:rPr/>
            </w:pPr>
            <w:r w:rsidDel="00000000" w:rsidR="00000000" w:rsidRPr="00000000">
              <w:rPr>
                <w:rFonts w:ascii="Arial" w:cs="Arial" w:eastAsia="Arial" w:hAnsi="Arial"/>
                <w:color w:val="333333"/>
                <w:sz w:val="19"/>
                <w:szCs w:val="19"/>
                <w:rtl w:val="0"/>
              </w:rPr>
              <w:t xml:space="preserve">Taunt System (M1.7 in v2): taunts are deferred to M2 entirely. Not included in the M1 launch.</w:t>
            </w:r>
            <w:r w:rsidDel="00000000" w:rsidR="00000000" w:rsidRPr="00000000">
              <w:rPr>
                <w:rtl w:val="0"/>
              </w:rPr>
            </w:r>
          </w:p>
          <w:p w:rsidR="00000000" w:rsidDel="00000000" w:rsidP="00000000" w:rsidRDefault="00000000" w:rsidRPr="00000000" w14:paraId="000001A9">
            <w:pPr>
              <w:spacing w:after="50" w:before="0" w:lineRule="auto"/>
              <w:rPr/>
            </w:pPr>
            <w:r w:rsidDel="00000000" w:rsidR="00000000" w:rsidRPr="00000000">
              <w:rPr>
                <w:rFonts w:ascii="Arial" w:cs="Arial" w:eastAsia="Arial" w:hAnsi="Arial"/>
                <w:color w:val="333333"/>
                <w:sz w:val="19"/>
                <w:szCs w:val="19"/>
                <w:rtl w:val="0"/>
              </w:rPr>
              <w:t xml:space="preserve">Pull Out / Crash game: moved from M1 launch to M2.</w:t>
            </w:r>
            <w:r w:rsidDel="00000000" w:rsidR="00000000" w:rsidRPr="00000000">
              <w:rPr>
                <w:rtl w:val="0"/>
              </w:rPr>
            </w:r>
          </w:p>
        </w:tc>
      </w:tr>
    </w:tbl>
    <w:p w:rsidR="00000000" w:rsidDel="00000000" w:rsidP="00000000" w:rsidRDefault="00000000" w:rsidRPr="00000000" w14:paraId="000001AA">
      <w:pPr>
        <w:pBdr>
          <w:bottom w:color="eeeeee" w:space="0" w:sz="4" w:val="single"/>
        </w:pBdr>
        <w:spacing w:after="160" w:before="160" w:lineRule="auto"/>
        <w:rPr/>
      </w:pPr>
      <w:r w:rsidDel="00000000" w:rsidR="00000000" w:rsidRPr="00000000">
        <w:rPr>
          <w:rtl w:val="0"/>
        </w:rPr>
      </w:r>
    </w:p>
    <w:p w:rsidR="00000000" w:rsidDel="00000000" w:rsidP="00000000" w:rsidRDefault="00000000" w:rsidRPr="00000000" w14:paraId="000001AB">
      <w:pPr>
        <w:spacing w:after="200" w:before="200" w:lineRule="auto"/>
        <w:jc w:val="center"/>
        <w:rPr/>
      </w:pPr>
      <w:r w:rsidDel="00000000" w:rsidR="00000000" w:rsidRPr="00000000">
        <w:rPr>
          <w:rFonts w:ascii="Arial" w:cs="Arial" w:eastAsia="Arial" w:hAnsi="Arial"/>
          <w:color w:val="aaaaaa"/>
          <w:sz w:val="16"/>
          <w:szCs w:val="16"/>
          <w:rtl w:val="0"/>
        </w:rPr>
        <w:t xml:space="preserve">TAUNT   taunt.bet   Platform Product Specification v4   Confidential   2026</w:t>
      </w:r>
      <w:r w:rsidDel="00000000" w:rsidR="00000000" w:rsidRPr="00000000">
        <w:rPr>
          <w:rtl w:val="0"/>
        </w:rPr>
      </w:r>
    </w:p>
    <w:sectPr>
      <w:headerReference r:id="rId11"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 Tudorache" w:id="24" w:date="2026-03-27T10:07:42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settlement price is capture off chain from the pyth hermes endpoints as the first price after the minute barrier. it s also considered the start price of the next round. it is saved on chain as part of the settlement. you can t really capture it on chain</w:t>
      </w:r>
    </w:p>
  </w:comment>
  <w:comment w:author="Anonymous" w:id="3" w:date="2026-03-25T10:53:30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they not choose it? it s a custom referral code ... hl does the same</w:t>
      </w:r>
    </w:p>
  </w:comment>
  <w:comment w:author="Vlad Suciu" w:id="21" w:date="2026-03-26T05:38:16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only one player entered, round doesn't start. It starts when the second player joined, with a 60s countdown before the spin where more players can join.</w:t>
      </w:r>
    </w:p>
  </w:comment>
  <w:comment w:author="Anonymous" w:id="10" w:date="2026-03-25T11:02:36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this supposed to work? all our identification is based on solana addresses ?</w:t>
      </w:r>
    </w:p>
  </w:comment>
  <w:comment w:author="Anonymous" w:id="18" w:date="2026-03-25T11:15:22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should not be root taunt.bet/code , they should follow the same principle as the users in general for joining with referral code, let s say taunt.bet/j/ref-code ?</w:t>
      </w:r>
    </w:p>
  </w:comment>
  <w:comment w:author="Anonymous" w:id="8" w:date="2026-03-25T10:59:36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should be user chosen and custom, like a user name, should it not?!</w:t>
      </w:r>
    </w:p>
  </w:comment>
  <w:comment w:author="Anonymous" w:id="2" w:date="2026-03-25T10:53:03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do with signing a message, will actually need to sign a message to proove they ve got the address</w:t>
      </w:r>
    </w:p>
  </w:comment>
  <w:comment w:author="Anonymous" w:id="14" w:date="2026-03-25T11:08:34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that function? specifically ?</w:t>
      </w:r>
    </w:p>
  </w:comment>
  <w:comment w:author="Alex Tudorache" w:id="22" w:date="2026-03-27T10:06:01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did not think/add. i do think there s amax players per round, or should be</w:t>
      </w:r>
    </w:p>
  </w:comment>
  <w:comment w:author="Anonymous" w:id="17" w:date="2026-03-25T11:13:08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this be the first 100 or xxx bets instead of an amount, especially in usd. i also recommend it s explicit that fees will be returned not that it s a fee free game</w:t>
      </w:r>
    </w:p>
  </w:comment>
  <w:comment w:author="Alex Tudorache" w:id="20" w:date="2026-03-27T10:05:19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block hash in the future so it can t be gamed</w:t>
      </w:r>
    </w:p>
  </w:comment>
  <w:comment w:author="Alex Tudorache" w:id="19" w:date="2026-03-27T10:56:30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and higher value</w:t>
      </w:r>
    </w:p>
  </w:comment>
  <w:comment w:author="Anonymous" w:id="16" w:date="2026-03-25T11:11:22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 t get it, lifetime or rolling window? or are they different things? confusing</w:t>
      </w:r>
    </w:p>
  </w:comment>
  <w:comment w:author="Anonymous" w:id="13" w:date="2026-03-25T11:06:02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from? generated? what?</w:t>
      </w:r>
    </w:p>
  </w:comment>
  <w:comment w:author="Anonymous" w:id="1" w:date="2026-03-25T10:51:29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a concept of badging/tagging labeling included</w:t>
      </w:r>
    </w:p>
  </w:comment>
  <w:comment w:author="Vlad Suciu" w:id="23" w:date="2026-03-26T05:39:09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 can entry with any amount, and the amount dictates the odds. The bigger the amount, the larger odds of winning.</w:t>
      </w:r>
    </w:p>
  </w:comment>
  <w:comment w:author="Anonymous" w:id="15" w:date="2026-03-25T11:10:20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mentioned having a referees leaderborad at the start of the document</w:t>
      </w:r>
    </w:p>
  </w:comment>
  <w:comment w:author="Anonymous" w:id="12" w:date="2026-03-25T11:05:22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games area already done and lock the stake for each player at first action time. create game for one, join for the other</w:t>
      </w:r>
    </w:p>
  </w:comment>
  <w:comment w:author="Anonymous" w:id="0" w:date="2026-03-25T10:50:58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keep them... simply row id in the table, order of signup. just visual</w:t>
      </w:r>
    </w:p>
  </w:comment>
  <w:comment w:author="Anonymous" w:id="9" w:date="2026-03-25T10:59:18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launch day the whole interface changes tho, to that of the platform. also, no reason to remove it. hl allows applying code at any point in the future</w:t>
      </w:r>
    </w:p>
  </w:comment>
  <w:comment w:author="Anonymous" w:id="7" w:date="2026-03-25T10:55:57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fwiw someone could use the endpoind that checks that to see what referral codes are valid... probably harmless</w:t>
      </w:r>
    </w:p>
  </w:comment>
  <w:comment w:author="Anonymous" w:id="11" w:date="2026-03-25T11:03:59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collected on first connect, we ll ask for a signature and issue a session token for auth</w:t>
      </w:r>
    </w:p>
  </w:comment>
  <w:comment w:author="Anonymous" w:id="4" w:date="2026-03-25T10:58:07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be able to specify what your own code is, as part of a create referral code flow. kols will most likely want something specific to the,. right now restrictions on code are 3-16 chars, a-z, A-Z, 0-9, -</w:t>
      </w:r>
    </w:p>
  </w:comment>
  <w:comment w:author="Anonymous" w:id="5" w:date="2026-03-25T10:54:35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 not a hard requierment tho, they could add / create it in a subsequent screen</w:t>
      </w:r>
    </w:p>
  </w:comment>
  <w:comment w:author="Anonymous" w:id="6" w:date="2026-03-25T10:56:22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 actually specified on connected no code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D" w15:done="0"/>
  <w15:commentEx w15:paraId="000001AE" w15:done="0"/>
  <w15:commentEx w15:paraId="000001AF" w15:done="0"/>
  <w15:commentEx w15:paraId="000001B0" w15:done="0"/>
  <w15:commentEx w15:paraId="000001B1" w15:done="0"/>
  <w15:commentEx w15:paraId="000001B2" w15:done="0"/>
  <w15:commentEx w15:paraId="000001B3" w15:done="0"/>
  <w15:commentEx w15:paraId="000001B4" w15:done="0"/>
  <w15:commentEx w15:paraId="000001B5" w15:done="0"/>
  <w15:commentEx w15:paraId="000001B6" w15:done="0"/>
  <w15:commentEx w15:paraId="000001B7" w15:done="0"/>
  <w15:commentEx w15:paraId="000001B8" w15:done="0"/>
  <w15:commentEx w15:paraId="000001B9" w15:done="0"/>
  <w15:commentEx w15:paraId="000001BA" w15:done="0"/>
  <w15:commentEx w15:paraId="000001BB" w15:done="0"/>
  <w15:commentEx w15:paraId="000001BC" w15:done="0"/>
  <w15:commentEx w15:paraId="000001BD" w15:done="0"/>
  <w15:commentEx w15:paraId="000001BE" w15:done="0"/>
  <w15:commentEx w15:paraId="000001BF" w15:done="0"/>
  <w15:commentEx w15:paraId="000001C0" w15:done="0"/>
  <w15:commentEx w15:paraId="000001C1" w15:done="0"/>
  <w15:commentEx w15:paraId="000001C2" w15:done="0"/>
  <w15:commentEx w15:paraId="000001C3" w15:done="0"/>
  <w15:commentEx w15:paraId="000001C4" w15:done="0"/>
  <w15:commentEx w15:paraId="000001C5" w15:paraIdParent="000001C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1a1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www.figma.com/design/AgVdWgL49TOBadyFOvHS0W/%F0%9F%A4%AC-TAUNT?node-id=725-1793&amp;t=W9bYhraIBCN1AMgd-1"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2Q11r5G0tuMBT4sZT3KNJZXsOQ==">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2026-03-25T09:56:51.625Z</dcterms:created>
  <dc:creator>Un-named</dc:creator>
</cp:coreProperties>
</file>

<file path=docProps/custom.xml><?xml version="1.0" encoding="utf-8"?>
<Properties xmlns="http://schemas.openxmlformats.org/officeDocument/2006/custom-properties" xmlns:vt="http://schemas.openxmlformats.org/officeDocument/2006/docPropsVTypes"/>
</file>